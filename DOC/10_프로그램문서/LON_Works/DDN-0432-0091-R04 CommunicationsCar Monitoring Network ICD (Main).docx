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810" w:type="dxa"/>
        <w:tblInd w:w="108" w:type="dxa"/>
        <w:tblLayout w:type="fixed"/>
        <w:tblLook w:val="0000"/>
      </w:tblPr>
      <w:tblGrid>
        <w:gridCol w:w="5760"/>
        <w:gridCol w:w="4021"/>
        <w:gridCol w:w="29"/>
      </w:tblGrid>
      <w:tr w:rsidR="0008241F" w:rsidTr="0008241F">
        <w:trPr>
          <w:gridAfter w:val="1"/>
          <w:wAfter w:w="29" w:type="dxa"/>
          <w:trHeight w:hRule="exact" w:val="990"/>
        </w:trPr>
        <w:tc>
          <w:tcPr>
            <w:tcW w:w="9781" w:type="dxa"/>
            <w:gridSpan w:val="2"/>
          </w:tcPr>
          <w:p w:rsidR="0008241F" w:rsidRDefault="0008241F" w:rsidP="0037384F">
            <w:pPr>
              <w:pStyle w:val="TitleBase"/>
            </w:pPr>
            <w:r>
              <w:t>Q</w:t>
            </w:r>
            <w:bookmarkStart w:id="0" w:name="_Ref33847084"/>
            <w:bookmarkEnd w:id="0"/>
            <w:r>
              <w:t>uester Tangent Corporation</w:t>
            </w:r>
          </w:p>
        </w:tc>
      </w:tr>
      <w:tr w:rsidR="0008241F" w:rsidTr="0008241F">
        <w:trPr>
          <w:gridAfter w:val="1"/>
          <w:wAfter w:w="29" w:type="dxa"/>
          <w:trHeight w:val="1710"/>
        </w:trPr>
        <w:tc>
          <w:tcPr>
            <w:tcW w:w="9781" w:type="dxa"/>
            <w:gridSpan w:val="2"/>
          </w:tcPr>
          <w:p w:rsidR="0008241F" w:rsidRDefault="00636693" w:rsidP="0037384F">
            <w:pPr>
              <w:pStyle w:val="TitleBase14"/>
            </w:pPr>
            <w:r>
              <w:t>Denver Regional Transportation District (</w:t>
            </w:r>
            <w:r w:rsidR="0071538B">
              <w:t>Denver RTD</w:t>
            </w:r>
            <w:r>
              <w:t>)</w:t>
            </w:r>
          </w:p>
          <w:p w:rsidR="0037384F" w:rsidRDefault="00636693" w:rsidP="0037384F">
            <w:pPr>
              <w:pStyle w:val="TitleBase14"/>
            </w:pPr>
            <w:r>
              <w:t>Contract N8US-30-F0003</w:t>
            </w:r>
          </w:p>
          <w:p w:rsidR="0008241F" w:rsidRDefault="0008241F" w:rsidP="0037384F">
            <w:pPr>
              <w:pStyle w:val="TitleBase14"/>
              <w:rPr>
                <w:rFonts w:ascii="Palatino" w:hAnsi="Palatino"/>
              </w:rPr>
            </w:pPr>
          </w:p>
          <w:p w:rsidR="0037384F" w:rsidRDefault="00636693" w:rsidP="0037384F">
            <w:pPr>
              <w:pStyle w:val="TitleBase18"/>
              <w:rPr>
                <w:noProof w:val="0"/>
                <w:sz w:val="32"/>
                <w:lang w:val="en-CA"/>
              </w:rPr>
            </w:pPr>
            <w:r>
              <w:rPr>
                <w:noProof w:val="0"/>
                <w:sz w:val="32"/>
                <w:lang w:val="en-CA"/>
              </w:rPr>
              <w:t>Monitoring and Diagnostic System (MDS)</w:t>
            </w:r>
          </w:p>
          <w:p w:rsidR="0037384F" w:rsidRDefault="0037384F" w:rsidP="0037384F">
            <w:pPr>
              <w:pStyle w:val="TitleBase18"/>
              <w:rPr>
                <w:noProof w:val="0"/>
                <w:sz w:val="32"/>
                <w:lang w:val="en-CA"/>
              </w:rPr>
            </w:pPr>
          </w:p>
        </w:tc>
      </w:tr>
      <w:tr w:rsidR="0008241F" w:rsidTr="0008241F">
        <w:trPr>
          <w:gridAfter w:val="1"/>
          <w:wAfter w:w="29" w:type="dxa"/>
          <w:trHeight w:val="1710"/>
        </w:trPr>
        <w:tc>
          <w:tcPr>
            <w:tcW w:w="9781" w:type="dxa"/>
            <w:gridSpan w:val="2"/>
          </w:tcPr>
          <w:p w:rsidR="006760C4" w:rsidRDefault="006760C4" w:rsidP="0037384F">
            <w:pPr>
              <w:pStyle w:val="TitleFirst"/>
            </w:pPr>
          </w:p>
          <w:p w:rsidR="004C4186" w:rsidRDefault="004C4186" w:rsidP="0037384F">
            <w:pPr>
              <w:pStyle w:val="TitleFirst"/>
            </w:pPr>
            <w:r>
              <w:t xml:space="preserve">Communications </w:t>
            </w:r>
          </w:p>
          <w:p w:rsidR="004C4186" w:rsidRDefault="004C4186" w:rsidP="0037384F">
            <w:pPr>
              <w:pStyle w:val="TitleFirst"/>
            </w:pPr>
            <w:r>
              <w:t xml:space="preserve">Car Monitoring Network </w:t>
            </w:r>
          </w:p>
          <w:p w:rsidR="0008241F" w:rsidRDefault="004C4186" w:rsidP="0037384F">
            <w:pPr>
              <w:pStyle w:val="TitleFirst"/>
            </w:pPr>
            <w:r>
              <w:t>Interface Control Document (ICD</w:t>
            </w:r>
            <w:r w:rsidR="009D7382">
              <w:t>)</w:t>
            </w:r>
          </w:p>
        </w:tc>
      </w:tr>
      <w:tr w:rsidR="0008241F" w:rsidTr="0008241F">
        <w:trPr>
          <w:gridAfter w:val="1"/>
          <w:wAfter w:w="29" w:type="dxa"/>
          <w:trHeight w:val="630"/>
        </w:trPr>
        <w:tc>
          <w:tcPr>
            <w:tcW w:w="9781" w:type="dxa"/>
            <w:gridSpan w:val="2"/>
          </w:tcPr>
          <w:p w:rsidR="0008241F" w:rsidRDefault="0008241F" w:rsidP="0037384F">
            <w:pPr>
              <w:pStyle w:val="BodyText"/>
              <w:jc w:val="right"/>
              <w:rPr>
                <w:b/>
                <w:sz w:val="32"/>
              </w:rPr>
            </w:pPr>
          </w:p>
        </w:tc>
      </w:tr>
      <w:tr w:rsidR="0008241F" w:rsidTr="0008241F">
        <w:trPr>
          <w:cantSplit/>
          <w:trHeight w:hRule="exact" w:val="648"/>
        </w:trPr>
        <w:tc>
          <w:tcPr>
            <w:tcW w:w="9810" w:type="dxa"/>
            <w:gridSpan w:val="3"/>
          </w:tcPr>
          <w:p w:rsidR="0008241F" w:rsidRDefault="0008241F" w:rsidP="0037384F">
            <w:pPr>
              <w:pStyle w:val="TitleBase"/>
            </w:pPr>
          </w:p>
        </w:tc>
      </w:tr>
      <w:tr w:rsidR="0008241F" w:rsidTr="0008241F">
        <w:trPr>
          <w:cantSplit/>
          <w:trHeight w:val="630"/>
        </w:trPr>
        <w:tc>
          <w:tcPr>
            <w:tcW w:w="5760" w:type="dxa"/>
          </w:tcPr>
          <w:p w:rsidR="0008241F" w:rsidRDefault="0008241F" w:rsidP="0037384F">
            <w:pPr>
              <w:pStyle w:val="TitleBase"/>
              <w:ind w:right="13"/>
            </w:pPr>
            <w:r>
              <w:t>Prepared by:</w:t>
            </w:r>
          </w:p>
        </w:tc>
        <w:tc>
          <w:tcPr>
            <w:tcW w:w="4050" w:type="dxa"/>
            <w:gridSpan w:val="2"/>
          </w:tcPr>
          <w:p w:rsidR="0008241F" w:rsidRDefault="0081148B" w:rsidP="0081148B">
            <w:pPr>
              <w:pStyle w:val="TitleBase"/>
              <w:ind w:right="13"/>
              <w:jc w:val="center"/>
              <w:rPr>
                <w:sz w:val="20"/>
              </w:rPr>
            </w:pPr>
            <w:r>
              <w:t>Christian Leclerc</w:t>
            </w:r>
            <w:r w:rsidR="0008241F">
              <w:br/>
            </w:r>
            <w:r>
              <w:rPr>
                <w:sz w:val="20"/>
              </w:rPr>
              <w:t>Soft</w:t>
            </w:r>
            <w:r w:rsidR="00A27CA2">
              <w:rPr>
                <w:sz w:val="20"/>
              </w:rPr>
              <w:t>ware Team Lead</w:t>
            </w:r>
          </w:p>
        </w:tc>
      </w:tr>
      <w:tr w:rsidR="0008241F" w:rsidTr="0008241F">
        <w:trPr>
          <w:cantSplit/>
          <w:trHeight w:val="630"/>
        </w:trPr>
        <w:tc>
          <w:tcPr>
            <w:tcW w:w="5760" w:type="dxa"/>
          </w:tcPr>
          <w:p w:rsidR="0008241F" w:rsidRDefault="0008241F" w:rsidP="0037384F">
            <w:pPr>
              <w:pStyle w:val="TitleBase"/>
              <w:ind w:right="13"/>
            </w:pPr>
            <w:r>
              <w:t>Verified by:</w:t>
            </w:r>
          </w:p>
        </w:tc>
        <w:tc>
          <w:tcPr>
            <w:tcW w:w="4050" w:type="dxa"/>
            <w:gridSpan w:val="2"/>
          </w:tcPr>
          <w:p w:rsidR="0008241F" w:rsidRDefault="0081148B" w:rsidP="0081148B">
            <w:pPr>
              <w:pStyle w:val="TitleBase"/>
              <w:ind w:right="13"/>
              <w:jc w:val="center"/>
            </w:pPr>
            <w:r>
              <w:t>Steve Dyck</w:t>
            </w:r>
            <w:r w:rsidR="0008241F">
              <w:br/>
            </w:r>
            <w:r>
              <w:rPr>
                <w:sz w:val="20"/>
              </w:rPr>
              <w:t>Hard</w:t>
            </w:r>
            <w:r w:rsidR="00A27CA2">
              <w:rPr>
                <w:sz w:val="20"/>
              </w:rPr>
              <w:t>ware Team Lead</w:t>
            </w:r>
          </w:p>
        </w:tc>
      </w:tr>
      <w:tr w:rsidR="0008241F" w:rsidTr="0008241F">
        <w:trPr>
          <w:cantSplit/>
          <w:trHeight w:val="630"/>
        </w:trPr>
        <w:tc>
          <w:tcPr>
            <w:tcW w:w="5760" w:type="dxa"/>
          </w:tcPr>
          <w:p w:rsidR="0008241F" w:rsidRDefault="0008241F" w:rsidP="0037384F">
            <w:pPr>
              <w:pStyle w:val="TitleBase"/>
              <w:ind w:right="13"/>
            </w:pPr>
            <w:r>
              <w:t>Approved by:</w:t>
            </w:r>
          </w:p>
        </w:tc>
        <w:tc>
          <w:tcPr>
            <w:tcW w:w="4050" w:type="dxa"/>
            <w:gridSpan w:val="2"/>
          </w:tcPr>
          <w:p w:rsidR="0008241F" w:rsidRDefault="00A27CA2" w:rsidP="00A27CA2">
            <w:pPr>
              <w:pStyle w:val="TitleBase"/>
              <w:ind w:right="13"/>
              <w:jc w:val="center"/>
              <w:rPr>
                <w:sz w:val="20"/>
              </w:rPr>
            </w:pPr>
            <w:r>
              <w:t>Greg Nuttall</w:t>
            </w:r>
            <w:r w:rsidR="0008241F">
              <w:br/>
            </w:r>
            <w:r>
              <w:rPr>
                <w:sz w:val="20"/>
              </w:rPr>
              <w:t>Project Engineer</w:t>
            </w:r>
          </w:p>
        </w:tc>
      </w:tr>
      <w:tr w:rsidR="0008241F" w:rsidTr="0008241F">
        <w:trPr>
          <w:cantSplit/>
          <w:trHeight w:hRule="exact" w:val="793"/>
        </w:trPr>
        <w:tc>
          <w:tcPr>
            <w:tcW w:w="5760" w:type="dxa"/>
          </w:tcPr>
          <w:p w:rsidR="0008241F" w:rsidRDefault="0008241F" w:rsidP="0037384F">
            <w:pPr>
              <w:pStyle w:val="TitleBase"/>
              <w:spacing w:before="240"/>
              <w:ind w:right="13"/>
            </w:pPr>
          </w:p>
        </w:tc>
        <w:tc>
          <w:tcPr>
            <w:tcW w:w="4050" w:type="dxa"/>
            <w:gridSpan w:val="2"/>
          </w:tcPr>
          <w:p w:rsidR="0008241F" w:rsidRDefault="0008241F" w:rsidP="0037384F">
            <w:pPr>
              <w:pStyle w:val="a2"/>
              <w:ind w:right="13"/>
              <w:jc w:val="center"/>
            </w:pPr>
          </w:p>
          <w:p w:rsidR="0037384F" w:rsidRDefault="0037384F" w:rsidP="0037384F">
            <w:pPr>
              <w:pStyle w:val="a2"/>
              <w:ind w:right="13"/>
              <w:jc w:val="center"/>
            </w:pPr>
          </w:p>
          <w:p w:rsidR="0037384F" w:rsidRDefault="0037384F" w:rsidP="0037384F">
            <w:pPr>
              <w:pStyle w:val="a2"/>
              <w:ind w:right="13"/>
              <w:jc w:val="center"/>
            </w:pPr>
          </w:p>
        </w:tc>
      </w:tr>
      <w:tr w:rsidR="0008241F" w:rsidTr="0008241F">
        <w:trPr>
          <w:gridAfter w:val="1"/>
          <w:wAfter w:w="29" w:type="dxa"/>
          <w:trHeight w:val="1755"/>
        </w:trPr>
        <w:tc>
          <w:tcPr>
            <w:tcW w:w="9781" w:type="dxa"/>
            <w:gridSpan w:val="2"/>
          </w:tcPr>
          <w:p w:rsidR="0008241F" w:rsidRDefault="0008241F" w:rsidP="0037384F">
            <w:pPr>
              <w:pStyle w:val="TitleBase"/>
              <w:spacing w:before="240"/>
              <w:rPr>
                <w:sz w:val="28"/>
              </w:rPr>
            </w:pPr>
            <w:r>
              <w:rPr>
                <w:sz w:val="28"/>
              </w:rPr>
              <w:t xml:space="preserve">Issue Date: </w:t>
            </w:r>
            <w:r w:rsidR="00223671">
              <w:rPr>
                <w:sz w:val="28"/>
              </w:rPr>
              <w:t>17 May</w:t>
            </w:r>
            <w:r w:rsidR="00A172ED">
              <w:rPr>
                <w:sz w:val="28"/>
              </w:rPr>
              <w:t xml:space="preserve"> 201</w:t>
            </w:r>
            <w:r w:rsidR="00223671">
              <w:rPr>
                <w:sz w:val="28"/>
              </w:rPr>
              <w:t>2</w:t>
            </w:r>
          </w:p>
          <w:p w:rsidR="0008241F" w:rsidRDefault="0008241F" w:rsidP="0037384F">
            <w:pPr>
              <w:pStyle w:val="TitleBase"/>
              <w:rPr>
                <w:sz w:val="28"/>
              </w:rPr>
            </w:pPr>
            <w:r>
              <w:rPr>
                <w:sz w:val="28"/>
              </w:rPr>
              <w:t xml:space="preserve">Document Number: </w:t>
            </w:r>
            <w:r w:rsidR="0037384F">
              <w:rPr>
                <w:sz w:val="28"/>
              </w:rPr>
              <w:t>DDN</w:t>
            </w:r>
            <w:r>
              <w:rPr>
                <w:sz w:val="28"/>
              </w:rPr>
              <w:t>-</w:t>
            </w:r>
            <w:r w:rsidR="0037384F">
              <w:rPr>
                <w:sz w:val="28"/>
              </w:rPr>
              <w:t>0</w:t>
            </w:r>
            <w:r w:rsidR="00636693">
              <w:rPr>
                <w:sz w:val="28"/>
              </w:rPr>
              <w:t>43</w:t>
            </w:r>
            <w:r w:rsidR="0037384F">
              <w:rPr>
                <w:sz w:val="28"/>
              </w:rPr>
              <w:t>2</w:t>
            </w:r>
            <w:r>
              <w:rPr>
                <w:sz w:val="28"/>
              </w:rPr>
              <w:t>-</w:t>
            </w:r>
            <w:r w:rsidR="0037384F">
              <w:rPr>
                <w:sz w:val="28"/>
              </w:rPr>
              <w:t>00</w:t>
            </w:r>
            <w:r w:rsidR="004C4186">
              <w:rPr>
                <w:sz w:val="28"/>
              </w:rPr>
              <w:t>9</w:t>
            </w:r>
            <w:r w:rsidR="009D7382">
              <w:rPr>
                <w:sz w:val="28"/>
              </w:rPr>
              <w:t>1</w:t>
            </w:r>
          </w:p>
          <w:p w:rsidR="0008241F" w:rsidRDefault="0008241F" w:rsidP="00A45D2C">
            <w:pPr>
              <w:pStyle w:val="TitleBase"/>
              <w:rPr>
                <w:sz w:val="28"/>
              </w:rPr>
            </w:pPr>
            <w:r>
              <w:rPr>
                <w:sz w:val="28"/>
              </w:rPr>
              <w:t xml:space="preserve">Revision: </w:t>
            </w:r>
            <w:r w:rsidR="00A45D2C">
              <w:rPr>
                <w:sz w:val="28"/>
              </w:rPr>
              <w:t>R0</w:t>
            </w:r>
            <w:r w:rsidR="00223671">
              <w:rPr>
                <w:sz w:val="28"/>
              </w:rPr>
              <w:t>3</w:t>
            </w:r>
          </w:p>
        </w:tc>
      </w:tr>
      <w:tr w:rsidR="0008241F" w:rsidTr="0008241F">
        <w:trPr>
          <w:gridAfter w:val="1"/>
          <w:wAfter w:w="29" w:type="dxa"/>
        </w:trPr>
        <w:tc>
          <w:tcPr>
            <w:tcW w:w="9781" w:type="dxa"/>
            <w:gridSpan w:val="2"/>
          </w:tcPr>
          <w:p w:rsidR="0008241F" w:rsidRDefault="0008241F" w:rsidP="0037384F">
            <w:pPr>
              <w:pStyle w:val="TitleBase"/>
            </w:pPr>
            <w:r>
              <w:rPr>
                <w:lang w:eastAsia="ko-KR"/>
              </w:rPr>
              <w:drawing>
                <wp:inline distT="0" distB="0" distL="0" distR="0">
                  <wp:extent cx="1438910" cy="816610"/>
                  <wp:effectExtent l="19050" t="0" r="8890" b="0"/>
                  <wp:docPr id="1" name="Picture 2" descr="\\hawk\users\dgregson\Desktop\2L_3Colour_hi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wk\users\dgregson\Desktop\2L_3Colour_hires.jpg"/>
                          <pic:cNvPicPr>
                            <a:picLocks noChangeAspect="1" noChangeArrowheads="1"/>
                          </pic:cNvPicPr>
                        </pic:nvPicPr>
                        <pic:blipFill>
                          <a:blip r:embed="rId11" cstate="print"/>
                          <a:srcRect/>
                          <a:stretch>
                            <a:fillRect/>
                          </a:stretch>
                        </pic:blipFill>
                        <pic:spPr bwMode="auto">
                          <a:xfrm>
                            <a:off x="0" y="0"/>
                            <a:ext cx="1438910" cy="816610"/>
                          </a:xfrm>
                          <a:prstGeom prst="rect">
                            <a:avLst/>
                          </a:prstGeom>
                          <a:noFill/>
                          <a:ln w="9525">
                            <a:noFill/>
                            <a:miter lim="800000"/>
                            <a:headEnd/>
                            <a:tailEnd/>
                          </a:ln>
                        </pic:spPr>
                      </pic:pic>
                    </a:graphicData>
                  </a:graphic>
                </wp:inline>
              </w:drawing>
            </w:r>
          </w:p>
        </w:tc>
      </w:tr>
    </w:tbl>
    <w:p w:rsidR="0008241F" w:rsidRDefault="0008241F" w:rsidP="0008241F"/>
    <w:tbl>
      <w:tblPr>
        <w:tblW w:w="0" w:type="auto"/>
        <w:tblLayout w:type="fixed"/>
        <w:tblCellMar>
          <w:left w:w="79" w:type="dxa"/>
          <w:right w:w="79" w:type="dxa"/>
        </w:tblCellMar>
        <w:tblLook w:val="0000"/>
      </w:tblPr>
      <w:tblGrid>
        <w:gridCol w:w="1429"/>
        <w:gridCol w:w="1710"/>
        <w:gridCol w:w="5861"/>
      </w:tblGrid>
      <w:tr w:rsidR="0008241F" w:rsidTr="0037384F">
        <w:trPr>
          <w:cantSplit/>
          <w:tblHeader/>
        </w:trPr>
        <w:tc>
          <w:tcPr>
            <w:tcW w:w="1429"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Heading"/>
              <w:rPr>
                <w:lang w:val="en-CA"/>
              </w:rPr>
            </w:pPr>
            <w:r>
              <w:rPr>
                <w:lang w:val="en-CA"/>
              </w:rPr>
              <w:br w:type="page"/>
              <w:t>DATE</w:t>
            </w:r>
          </w:p>
        </w:tc>
        <w:tc>
          <w:tcPr>
            <w:tcW w:w="1710"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Heading"/>
              <w:rPr>
                <w:lang w:val="en-CA"/>
              </w:rPr>
            </w:pPr>
            <w:r>
              <w:rPr>
                <w:lang w:val="en-CA"/>
              </w:rPr>
              <w:t>Revision</w:t>
            </w:r>
          </w:p>
        </w:tc>
        <w:tc>
          <w:tcPr>
            <w:tcW w:w="5861"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Heading"/>
              <w:rPr>
                <w:lang w:val="en-CA"/>
              </w:rPr>
            </w:pPr>
            <w:r>
              <w:rPr>
                <w:lang w:val="en-CA"/>
              </w:rPr>
              <w:t>Description</w:t>
            </w:r>
          </w:p>
        </w:tc>
      </w:tr>
      <w:tr w:rsidR="0008241F" w:rsidTr="0037384F">
        <w:trPr>
          <w:cantSplit/>
        </w:trPr>
        <w:tc>
          <w:tcPr>
            <w:tcW w:w="1429" w:type="dxa"/>
            <w:tcBorders>
              <w:top w:val="single" w:sz="6" w:space="0" w:color="auto"/>
              <w:left w:val="single" w:sz="6" w:space="0" w:color="auto"/>
              <w:bottom w:val="single" w:sz="6" w:space="0" w:color="auto"/>
              <w:right w:val="single" w:sz="6" w:space="0" w:color="auto"/>
            </w:tcBorders>
          </w:tcPr>
          <w:p w:rsidR="0008241F" w:rsidRDefault="00A172ED" w:rsidP="00A45D2C">
            <w:pPr>
              <w:pStyle w:val="TableText"/>
              <w:rPr>
                <w:lang w:val="en-CA"/>
              </w:rPr>
            </w:pPr>
            <w:r>
              <w:rPr>
                <w:lang w:val="en-CA"/>
              </w:rPr>
              <w:t>0</w:t>
            </w:r>
            <w:r w:rsidR="00A45D2C">
              <w:rPr>
                <w:lang w:val="en-CA"/>
              </w:rPr>
              <w:t>2</w:t>
            </w:r>
            <w:r>
              <w:rPr>
                <w:lang w:val="en-CA"/>
              </w:rPr>
              <w:t>-Sept-2011</w:t>
            </w:r>
          </w:p>
        </w:tc>
        <w:tc>
          <w:tcPr>
            <w:tcW w:w="1710"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Text"/>
              <w:rPr>
                <w:lang w:val="en-CA"/>
              </w:rPr>
            </w:pPr>
            <w:r>
              <w:rPr>
                <w:lang w:val="en-CA"/>
              </w:rPr>
              <w:t>R00</w:t>
            </w:r>
          </w:p>
        </w:tc>
        <w:tc>
          <w:tcPr>
            <w:tcW w:w="5861" w:type="dxa"/>
            <w:tcBorders>
              <w:top w:val="single" w:sz="6" w:space="0" w:color="auto"/>
              <w:left w:val="single" w:sz="6" w:space="0" w:color="auto"/>
              <w:bottom w:val="single" w:sz="6" w:space="0" w:color="auto"/>
              <w:right w:val="single" w:sz="6" w:space="0" w:color="auto"/>
            </w:tcBorders>
          </w:tcPr>
          <w:p w:rsidR="0008241F" w:rsidRDefault="0008241F" w:rsidP="0037384F">
            <w:pPr>
              <w:pStyle w:val="TableText"/>
              <w:rPr>
                <w:lang w:val="en-CA"/>
              </w:rPr>
            </w:pPr>
            <w:r>
              <w:rPr>
                <w:lang w:val="en-CA"/>
              </w:rPr>
              <w:t>Initial version</w:t>
            </w:r>
          </w:p>
        </w:tc>
      </w:tr>
      <w:tr w:rsidR="0008241F" w:rsidRPr="004D5B59" w:rsidTr="0037384F">
        <w:trPr>
          <w:cantSplit/>
        </w:trPr>
        <w:tc>
          <w:tcPr>
            <w:tcW w:w="1429" w:type="dxa"/>
            <w:tcBorders>
              <w:top w:val="single" w:sz="6" w:space="0" w:color="auto"/>
              <w:left w:val="single" w:sz="6" w:space="0" w:color="auto"/>
              <w:bottom w:val="single" w:sz="6" w:space="0" w:color="auto"/>
              <w:right w:val="single" w:sz="6" w:space="0" w:color="auto"/>
            </w:tcBorders>
          </w:tcPr>
          <w:p w:rsidR="0008241F" w:rsidRPr="004D5B59" w:rsidRDefault="005A7DA4" w:rsidP="0037384F">
            <w:pPr>
              <w:pStyle w:val="TableText"/>
              <w:rPr>
                <w:szCs w:val="18"/>
                <w:lang w:val="en-CA"/>
              </w:rPr>
            </w:pPr>
            <w:r>
              <w:rPr>
                <w:lang w:val="en-CA"/>
              </w:rPr>
              <w:t>23</w:t>
            </w:r>
            <w:r w:rsidR="00A45D2C">
              <w:rPr>
                <w:lang w:val="en-CA"/>
              </w:rPr>
              <w:t>-Sept-2011</w:t>
            </w:r>
          </w:p>
        </w:tc>
        <w:tc>
          <w:tcPr>
            <w:tcW w:w="1710" w:type="dxa"/>
            <w:tcBorders>
              <w:top w:val="single" w:sz="6" w:space="0" w:color="auto"/>
              <w:left w:val="single" w:sz="6" w:space="0" w:color="auto"/>
              <w:bottom w:val="single" w:sz="6" w:space="0" w:color="auto"/>
              <w:right w:val="single" w:sz="6" w:space="0" w:color="auto"/>
            </w:tcBorders>
          </w:tcPr>
          <w:p w:rsidR="0008241F" w:rsidRPr="004D5B59" w:rsidRDefault="00A45D2C" w:rsidP="0037384F">
            <w:pPr>
              <w:pStyle w:val="TableText"/>
              <w:rPr>
                <w:szCs w:val="18"/>
                <w:lang w:val="en-CA"/>
              </w:rPr>
            </w:pPr>
            <w:r>
              <w:rPr>
                <w:szCs w:val="18"/>
                <w:lang w:val="en-CA"/>
              </w:rPr>
              <w:t>R01</w:t>
            </w:r>
          </w:p>
        </w:tc>
        <w:tc>
          <w:tcPr>
            <w:tcW w:w="5861" w:type="dxa"/>
            <w:tcBorders>
              <w:top w:val="single" w:sz="6" w:space="0" w:color="auto"/>
              <w:left w:val="single" w:sz="6" w:space="0" w:color="auto"/>
              <w:bottom w:val="single" w:sz="6" w:space="0" w:color="auto"/>
              <w:right w:val="single" w:sz="6" w:space="0" w:color="auto"/>
            </w:tcBorders>
          </w:tcPr>
          <w:p w:rsidR="0008241F" w:rsidRDefault="00A45D2C" w:rsidP="0037384F">
            <w:pPr>
              <w:pStyle w:val="TableText"/>
              <w:rPr>
                <w:szCs w:val="18"/>
                <w:lang w:val="en-CA"/>
              </w:rPr>
            </w:pPr>
            <w:r>
              <w:rPr>
                <w:szCs w:val="18"/>
                <w:lang w:val="en-CA"/>
              </w:rPr>
              <w:t>Added Wayside information.</w:t>
            </w:r>
          </w:p>
          <w:p w:rsidR="00A45D2C" w:rsidRPr="004D5B59" w:rsidRDefault="00A45D2C" w:rsidP="005A7DA4">
            <w:pPr>
              <w:pStyle w:val="TableText"/>
              <w:rPr>
                <w:szCs w:val="18"/>
                <w:lang w:val="en-CA"/>
              </w:rPr>
            </w:pPr>
            <w:r>
              <w:rPr>
                <w:szCs w:val="18"/>
                <w:lang w:val="en-CA"/>
              </w:rPr>
              <w:t>Added time synchronization.</w:t>
            </w:r>
          </w:p>
        </w:tc>
      </w:tr>
      <w:tr w:rsidR="0081148B" w:rsidRPr="004D5B59" w:rsidTr="0037384F">
        <w:trPr>
          <w:cantSplit/>
        </w:trPr>
        <w:tc>
          <w:tcPr>
            <w:tcW w:w="1429" w:type="dxa"/>
            <w:tcBorders>
              <w:top w:val="single" w:sz="6" w:space="0" w:color="auto"/>
              <w:left w:val="single" w:sz="6" w:space="0" w:color="auto"/>
              <w:bottom w:val="single" w:sz="6" w:space="0" w:color="auto"/>
              <w:right w:val="single" w:sz="6" w:space="0" w:color="auto"/>
            </w:tcBorders>
          </w:tcPr>
          <w:p w:rsidR="0081148B" w:rsidRDefault="0081148B" w:rsidP="00877EEF">
            <w:pPr>
              <w:pStyle w:val="TableText"/>
              <w:rPr>
                <w:lang w:val="en-CA"/>
              </w:rPr>
            </w:pPr>
            <w:r>
              <w:rPr>
                <w:lang w:val="en-CA"/>
              </w:rPr>
              <w:t>2</w:t>
            </w:r>
            <w:r w:rsidR="00877EEF">
              <w:rPr>
                <w:lang w:val="en-CA"/>
              </w:rPr>
              <w:t>0</w:t>
            </w:r>
            <w:r>
              <w:rPr>
                <w:lang w:val="en-CA"/>
              </w:rPr>
              <w:t>-</w:t>
            </w:r>
            <w:r w:rsidR="00877EEF">
              <w:rPr>
                <w:lang w:val="en-CA"/>
              </w:rPr>
              <w:t>Dec</w:t>
            </w:r>
            <w:r>
              <w:rPr>
                <w:lang w:val="en-CA"/>
              </w:rPr>
              <w:t>-2011</w:t>
            </w:r>
          </w:p>
        </w:tc>
        <w:tc>
          <w:tcPr>
            <w:tcW w:w="1710" w:type="dxa"/>
            <w:tcBorders>
              <w:top w:val="single" w:sz="6" w:space="0" w:color="auto"/>
              <w:left w:val="single" w:sz="6" w:space="0" w:color="auto"/>
              <w:bottom w:val="single" w:sz="6" w:space="0" w:color="auto"/>
              <w:right w:val="single" w:sz="6" w:space="0" w:color="auto"/>
            </w:tcBorders>
          </w:tcPr>
          <w:p w:rsidR="0081148B" w:rsidRDefault="0081148B" w:rsidP="0037384F">
            <w:pPr>
              <w:pStyle w:val="TableText"/>
              <w:rPr>
                <w:szCs w:val="18"/>
                <w:lang w:val="en-CA"/>
              </w:rPr>
            </w:pPr>
            <w:r>
              <w:rPr>
                <w:szCs w:val="18"/>
                <w:lang w:val="en-CA"/>
              </w:rPr>
              <w:t>R02</w:t>
            </w:r>
          </w:p>
        </w:tc>
        <w:tc>
          <w:tcPr>
            <w:tcW w:w="5861" w:type="dxa"/>
            <w:tcBorders>
              <w:top w:val="single" w:sz="6" w:space="0" w:color="auto"/>
              <w:left w:val="single" w:sz="6" w:space="0" w:color="auto"/>
              <w:bottom w:val="single" w:sz="6" w:space="0" w:color="auto"/>
              <w:right w:val="single" w:sz="6" w:space="0" w:color="auto"/>
            </w:tcBorders>
          </w:tcPr>
          <w:p w:rsidR="0081148B" w:rsidRDefault="0081148B" w:rsidP="0037384F">
            <w:pPr>
              <w:pStyle w:val="TableText"/>
              <w:rPr>
                <w:szCs w:val="18"/>
                <w:lang w:val="en-CA"/>
              </w:rPr>
            </w:pPr>
            <w:r>
              <w:rPr>
                <w:szCs w:val="18"/>
                <w:lang w:val="en-CA"/>
              </w:rPr>
              <w:t>Sections 2 and 4.3 – Added Woojin’s information</w:t>
            </w:r>
          </w:p>
        </w:tc>
      </w:tr>
      <w:tr w:rsidR="00223671" w:rsidRPr="004D5B59" w:rsidTr="0037384F">
        <w:trPr>
          <w:cantSplit/>
        </w:trPr>
        <w:tc>
          <w:tcPr>
            <w:tcW w:w="1429" w:type="dxa"/>
            <w:tcBorders>
              <w:top w:val="single" w:sz="6" w:space="0" w:color="auto"/>
              <w:left w:val="single" w:sz="6" w:space="0" w:color="auto"/>
              <w:bottom w:val="single" w:sz="6" w:space="0" w:color="auto"/>
              <w:right w:val="single" w:sz="6" w:space="0" w:color="auto"/>
            </w:tcBorders>
          </w:tcPr>
          <w:p w:rsidR="00223671" w:rsidRDefault="00223671" w:rsidP="00877EEF">
            <w:pPr>
              <w:pStyle w:val="TableText"/>
              <w:rPr>
                <w:lang w:val="en-CA"/>
              </w:rPr>
            </w:pPr>
            <w:r>
              <w:rPr>
                <w:lang w:val="en-CA"/>
              </w:rPr>
              <w:t>17-May-2012</w:t>
            </w:r>
          </w:p>
        </w:tc>
        <w:tc>
          <w:tcPr>
            <w:tcW w:w="1710" w:type="dxa"/>
            <w:tcBorders>
              <w:top w:val="single" w:sz="6" w:space="0" w:color="auto"/>
              <w:left w:val="single" w:sz="6" w:space="0" w:color="auto"/>
              <w:bottom w:val="single" w:sz="6" w:space="0" w:color="auto"/>
              <w:right w:val="single" w:sz="6" w:space="0" w:color="auto"/>
            </w:tcBorders>
          </w:tcPr>
          <w:p w:rsidR="00223671" w:rsidRDefault="00223671" w:rsidP="0037384F">
            <w:pPr>
              <w:pStyle w:val="TableText"/>
              <w:rPr>
                <w:szCs w:val="18"/>
                <w:lang w:val="en-CA"/>
              </w:rPr>
            </w:pPr>
            <w:r>
              <w:rPr>
                <w:szCs w:val="18"/>
                <w:lang w:val="en-CA"/>
              </w:rPr>
              <w:t>R03</w:t>
            </w:r>
          </w:p>
        </w:tc>
        <w:tc>
          <w:tcPr>
            <w:tcW w:w="5861" w:type="dxa"/>
            <w:tcBorders>
              <w:top w:val="single" w:sz="6" w:space="0" w:color="auto"/>
              <w:left w:val="single" w:sz="6" w:space="0" w:color="auto"/>
              <w:bottom w:val="single" w:sz="6" w:space="0" w:color="auto"/>
              <w:right w:val="single" w:sz="6" w:space="0" w:color="auto"/>
            </w:tcBorders>
          </w:tcPr>
          <w:p w:rsidR="00F446C8" w:rsidRDefault="00F446C8" w:rsidP="00F446C8">
            <w:pPr>
              <w:pStyle w:val="TableText"/>
              <w:rPr>
                <w:szCs w:val="18"/>
                <w:lang w:val="en-CA"/>
              </w:rPr>
            </w:pPr>
            <w:r>
              <w:rPr>
                <w:szCs w:val="18"/>
                <w:lang w:val="en-CA"/>
              </w:rPr>
              <w:t>Table 1 in section 2 – Modified transceiver type</w:t>
            </w:r>
          </w:p>
          <w:p w:rsidR="00223671" w:rsidRDefault="00F446C8" w:rsidP="00F446C8">
            <w:pPr>
              <w:pStyle w:val="TableText"/>
              <w:rPr>
                <w:szCs w:val="18"/>
                <w:lang w:val="en-CA"/>
              </w:rPr>
            </w:pPr>
            <w:r>
              <w:rPr>
                <w:szCs w:val="18"/>
                <w:lang w:val="en-CA"/>
              </w:rPr>
              <w:t>Table 3 in section 4.2.6.1 – Added C/I Phase Shift information</w:t>
            </w:r>
          </w:p>
          <w:p w:rsidR="00F446C8" w:rsidRDefault="00F446C8" w:rsidP="00F446C8">
            <w:pPr>
              <w:pStyle w:val="TableText"/>
              <w:rPr>
                <w:szCs w:val="18"/>
                <w:lang w:val="en-CA"/>
              </w:rPr>
            </w:pPr>
            <w:r>
              <w:rPr>
                <w:szCs w:val="18"/>
                <w:lang w:val="en-CA"/>
              </w:rPr>
              <w:t>Table 5 in section 4.3.2.1 – Updated the SCI list as per Woojin’s information</w:t>
            </w:r>
          </w:p>
          <w:p w:rsidR="00F446C8" w:rsidRDefault="00F446C8" w:rsidP="00F446C8">
            <w:pPr>
              <w:pStyle w:val="TableText"/>
              <w:rPr>
                <w:szCs w:val="18"/>
                <w:lang w:val="en-CA"/>
              </w:rPr>
            </w:pPr>
            <w:r>
              <w:rPr>
                <w:szCs w:val="18"/>
                <w:lang w:val="en-CA"/>
              </w:rPr>
              <w:t>Table 10 in section 6.4 – Added missing nvo00TimeStamp network variable.</w:t>
            </w:r>
          </w:p>
        </w:tc>
      </w:tr>
      <w:tr w:rsidR="00FF5DED" w:rsidRPr="004D5B59" w:rsidTr="0037384F">
        <w:trPr>
          <w:cantSplit/>
          <w:ins w:id="1" w:author="USER" w:date="2012-05-18T13:59:00Z"/>
        </w:trPr>
        <w:tc>
          <w:tcPr>
            <w:tcW w:w="1429" w:type="dxa"/>
            <w:tcBorders>
              <w:top w:val="single" w:sz="6" w:space="0" w:color="auto"/>
              <w:left w:val="single" w:sz="6" w:space="0" w:color="auto"/>
              <w:bottom w:val="single" w:sz="6" w:space="0" w:color="auto"/>
              <w:right w:val="single" w:sz="6" w:space="0" w:color="auto"/>
            </w:tcBorders>
          </w:tcPr>
          <w:p w:rsidR="00FF5DED" w:rsidRDefault="00FF5DED" w:rsidP="00FF5DED">
            <w:pPr>
              <w:pStyle w:val="TableText"/>
              <w:rPr>
                <w:ins w:id="2" w:author="USER" w:date="2012-05-18T13:59:00Z"/>
                <w:lang w:val="en-CA"/>
              </w:rPr>
            </w:pPr>
            <w:ins w:id="3" w:author="USER" w:date="2012-05-18T14:00:00Z">
              <w:r>
                <w:rPr>
                  <w:lang w:val="en-CA"/>
                </w:rPr>
                <w:t>1</w:t>
              </w:r>
              <w:r>
                <w:rPr>
                  <w:rFonts w:eastAsiaTheme="minorEastAsia" w:hint="eastAsia"/>
                  <w:lang w:val="en-CA" w:eastAsia="ko-KR"/>
                </w:rPr>
                <w:t>8</w:t>
              </w:r>
              <w:r>
                <w:rPr>
                  <w:lang w:val="en-CA"/>
                </w:rPr>
                <w:t>-May-2012</w:t>
              </w:r>
            </w:ins>
          </w:p>
        </w:tc>
        <w:tc>
          <w:tcPr>
            <w:tcW w:w="1710" w:type="dxa"/>
            <w:tcBorders>
              <w:top w:val="single" w:sz="6" w:space="0" w:color="auto"/>
              <w:left w:val="single" w:sz="6" w:space="0" w:color="auto"/>
              <w:bottom w:val="single" w:sz="6" w:space="0" w:color="auto"/>
              <w:right w:val="single" w:sz="6" w:space="0" w:color="auto"/>
            </w:tcBorders>
          </w:tcPr>
          <w:p w:rsidR="00FF5DED" w:rsidRPr="00FF5DED" w:rsidRDefault="00FF5DED" w:rsidP="0037384F">
            <w:pPr>
              <w:pStyle w:val="TableText"/>
              <w:rPr>
                <w:ins w:id="4" w:author="USER" w:date="2012-05-18T13:59:00Z"/>
                <w:rFonts w:eastAsiaTheme="minorEastAsia" w:hint="eastAsia"/>
                <w:szCs w:val="18"/>
                <w:lang w:val="en-CA" w:eastAsia="ko-KR"/>
                <w:rPrChange w:id="5" w:author="USER" w:date="2012-05-18T14:00:00Z">
                  <w:rPr>
                    <w:ins w:id="6" w:author="USER" w:date="2012-05-18T13:59:00Z"/>
                    <w:szCs w:val="18"/>
                    <w:lang w:val="en-CA"/>
                  </w:rPr>
                </w:rPrChange>
              </w:rPr>
            </w:pPr>
            <w:ins w:id="7" w:author="USER" w:date="2012-05-18T14:00:00Z">
              <w:r>
                <w:rPr>
                  <w:rFonts w:eastAsiaTheme="minorEastAsia" w:hint="eastAsia"/>
                  <w:szCs w:val="18"/>
                  <w:lang w:val="en-CA" w:eastAsia="ko-KR"/>
                </w:rPr>
                <w:t>R04</w:t>
              </w:r>
            </w:ins>
          </w:p>
        </w:tc>
        <w:tc>
          <w:tcPr>
            <w:tcW w:w="5861" w:type="dxa"/>
            <w:tcBorders>
              <w:top w:val="single" w:sz="6" w:space="0" w:color="auto"/>
              <w:left w:val="single" w:sz="6" w:space="0" w:color="auto"/>
              <w:bottom w:val="single" w:sz="6" w:space="0" w:color="auto"/>
              <w:right w:val="single" w:sz="6" w:space="0" w:color="auto"/>
            </w:tcBorders>
          </w:tcPr>
          <w:p w:rsidR="00FF5DED" w:rsidRDefault="00FF5DED" w:rsidP="00F446C8">
            <w:pPr>
              <w:pStyle w:val="TableText"/>
              <w:rPr>
                <w:ins w:id="8" w:author="USER" w:date="2012-05-18T14:12:00Z"/>
                <w:rFonts w:eastAsiaTheme="minorEastAsia" w:hint="eastAsia"/>
                <w:lang w:eastAsia="ko-KR"/>
              </w:rPr>
            </w:pPr>
            <w:ins w:id="9" w:author="USER" w:date="2012-05-18T13:59:00Z">
              <w:r>
                <w:rPr>
                  <w:rFonts w:eastAsiaTheme="minorEastAsia"/>
                  <w:lang w:eastAsia="ko-KR"/>
                </w:rPr>
                <w:t>S</w:t>
              </w:r>
              <w:r>
                <w:rPr>
                  <w:rFonts w:eastAsiaTheme="minorEastAsia" w:hint="eastAsia"/>
                  <w:lang w:eastAsia="ko-KR"/>
                </w:rPr>
                <w:t xml:space="preserve">ection </w:t>
              </w:r>
              <w:r w:rsidR="00F709E6">
                <w:rPr>
                  <w:rFonts w:eastAsiaTheme="minorEastAsia" w:hint="eastAsia"/>
                  <w:lang w:eastAsia="ko-KR"/>
                </w:rPr>
                <w:t>4.2.7</w:t>
              </w:r>
              <w:r>
                <w:rPr>
                  <w:rFonts w:eastAsiaTheme="minorEastAsia" w:hint="eastAsia"/>
                  <w:lang w:eastAsia="ko-KR"/>
                </w:rPr>
                <w:t xml:space="preserve"> </w:t>
              </w:r>
              <w:r>
                <w:rPr>
                  <w:rFonts w:eastAsiaTheme="minorEastAsia"/>
                  <w:lang w:eastAsia="ko-KR"/>
                </w:rPr>
                <w:t>–</w:t>
              </w:r>
              <w:r>
                <w:rPr>
                  <w:rFonts w:eastAsiaTheme="minorEastAsia" w:hint="eastAsia"/>
                  <w:lang w:eastAsia="ko-KR"/>
                </w:rPr>
                <w:t xml:space="preserve"> Car  Number </w:t>
              </w:r>
            </w:ins>
            <w:ins w:id="10" w:author="USER" w:date="2012-05-18T14:00:00Z">
              <w:r>
                <w:rPr>
                  <w:rFonts w:eastAsiaTheme="minorEastAsia" w:hint="eastAsia"/>
                  <w:lang w:eastAsia="ko-KR"/>
                </w:rPr>
                <w:t>추가</w:t>
              </w:r>
            </w:ins>
          </w:p>
          <w:p w:rsidR="00111320" w:rsidRPr="00AD5033" w:rsidRDefault="00111320" w:rsidP="00F446C8">
            <w:pPr>
              <w:pStyle w:val="TableText"/>
              <w:rPr>
                <w:ins w:id="11" w:author="USER" w:date="2012-05-18T13:59:00Z"/>
                <w:rFonts w:eastAsiaTheme="minorEastAsia" w:hint="eastAsia"/>
                <w:szCs w:val="18"/>
                <w:lang w:eastAsia="ko-KR"/>
                <w:rPrChange w:id="12" w:author="USER" w:date="2012-05-18T14:12:00Z">
                  <w:rPr>
                    <w:ins w:id="13" w:author="USER" w:date="2012-05-18T13:59:00Z"/>
                    <w:szCs w:val="18"/>
                    <w:lang w:val="en-CA"/>
                  </w:rPr>
                </w:rPrChange>
              </w:rPr>
            </w:pPr>
            <w:ins w:id="14" w:author="USER" w:date="2012-05-18T14:12:00Z">
              <w:r>
                <w:rPr>
                  <w:rFonts w:eastAsiaTheme="minorEastAsia" w:hint="eastAsia"/>
                  <w:lang w:eastAsia="ko-KR"/>
                </w:rPr>
                <w:t xml:space="preserve">Section 4.2.2 </w:t>
              </w:r>
              <w:r>
                <w:rPr>
                  <w:rFonts w:eastAsiaTheme="minorEastAsia"/>
                  <w:lang w:eastAsia="ko-KR"/>
                </w:rPr>
                <w:t>–</w:t>
              </w:r>
              <w:r>
                <w:rPr>
                  <w:rFonts w:eastAsiaTheme="minorEastAsia" w:hint="eastAsia"/>
                  <w:lang w:eastAsia="ko-KR"/>
                </w:rPr>
                <w:t xml:space="preserve"> </w:t>
              </w:r>
              <w:r w:rsidR="00AD5033">
                <w:rPr>
                  <w:rFonts w:eastAsiaTheme="minorEastAsia" w:hint="eastAsia"/>
                  <w:lang w:eastAsia="ko-KR"/>
                </w:rPr>
                <w:t>상태비트</w:t>
              </w:r>
              <w:r w:rsidR="00AD5033">
                <w:rPr>
                  <w:rFonts w:eastAsiaTheme="minorEastAsia" w:hint="eastAsia"/>
                  <w:lang w:eastAsia="ko-KR"/>
                </w:rPr>
                <w:t xml:space="preserve"> </w:t>
              </w:r>
              <w:r w:rsidR="00AD5033">
                <w:rPr>
                  <w:rFonts w:eastAsiaTheme="minorEastAsia" w:hint="eastAsia"/>
                  <w:lang w:eastAsia="ko-KR"/>
                </w:rPr>
                <w:t>데이터와</w:t>
              </w:r>
              <w:r w:rsidR="00AD5033">
                <w:rPr>
                  <w:rFonts w:eastAsiaTheme="minorEastAsia" w:hint="eastAsia"/>
                  <w:lang w:eastAsia="ko-KR"/>
                </w:rPr>
                <w:t xml:space="preserve"> C/I</w:t>
              </w:r>
              <w:r w:rsidR="00AD5033">
                <w:rPr>
                  <w:rFonts w:eastAsiaTheme="minorEastAsia" w:hint="eastAsia"/>
                  <w:lang w:eastAsia="ko-KR"/>
                </w:rPr>
                <w:t>고장</w:t>
              </w:r>
              <w:r w:rsidR="00AD5033">
                <w:rPr>
                  <w:rFonts w:eastAsiaTheme="minorEastAsia" w:hint="eastAsia"/>
                  <w:lang w:eastAsia="ko-KR"/>
                </w:rPr>
                <w:t xml:space="preserve"> </w:t>
              </w:r>
              <w:r w:rsidR="00AD5033">
                <w:rPr>
                  <w:rFonts w:eastAsiaTheme="minorEastAsia" w:hint="eastAsia"/>
                  <w:lang w:eastAsia="ko-KR"/>
                </w:rPr>
                <w:t>및</w:t>
              </w:r>
              <w:r w:rsidR="00AD5033">
                <w:rPr>
                  <w:rFonts w:eastAsiaTheme="minorEastAsia" w:hint="eastAsia"/>
                  <w:lang w:eastAsia="ko-KR"/>
                </w:rPr>
                <w:t xml:space="preserve"> </w:t>
              </w:r>
              <w:r w:rsidR="00AD5033">
                <w:rPr>
                  <w:rFonts w:eastAsiaTheme="minorEastAsia" w:hint="eastAsia"/>
                  <w:lang w:eastAsia="ko-KR"/>
                </w:rPr>
                <w:t>차량</w:t>
              </w:r>
              <w:r w:rsidR="00AD5033">
                <w:rPr>
                  <w:rFonts w:eastAsiaTheme="minorEastAsia" w:hint="eastAsia"/>
                  <w:lang w:eastAsia="ko-KR"/>
                </w:rPr>
                <w:t xml:space="preserve"> </w:t>
              </w:r>
              <w:r w:rsidR="00AD5033">
                <w:rPr>
                  <w:rFonts w:eastAsiaTheme="minorEastAsia" w:hint="eastAsia"/>
                  <w:lang w:eastAsia="ko-KR"/>
                </w:rPr>
                <w:t>위치</w:t>
              </w:r>
              <w:r w:rsidR="00AD5033">
                <w:rPr>
                  <w:rFonts w:eastAsiaTheme="minorEastAsia" w:hint="eastAsia"/>
                  <w:lang w:eastAsia="ko-KR"/>
                </w:rPr>
                <w:t xml:space="preserve"> </w:t>
              </w:r>
              <w:r w:rsidR="00AD5033">
                <w:rPr>
                  <w:rFonts w:eastAsiaTheme="minorEastAsia" w:hint="eastAsia"/>
                  <w:lang w:eastAsia="ko-KR"/>
                </w:rPr>
                <w:t>정보</w:t>
              </w:r>
            </w:ins>
            <w:ins w:id="15" w:author="USER" w:date="2012-05-18T14:13:00Z">
              <w:r w:rsidR="00AD5033">
                <w:rPr>
                  <w:rFonts w:eastAsiaTheme="minorEastAsia" w:hint="eastAsia"/>
                  <w:lang w:eastAsia="ko-KR"/>
                </w:rPr>
                <w:t>를</w:t>
              </w:r>
              <w:r w:rsidR="00AD5033">
                <w:rPr>
                  <w:rFonts w:eastAsiaTheme="minorEastAsia" w:hint="eastAsia"/>
                  <w:lang w:eastAsia="ko-KR"/>
                </w:rPr>
                <w:t xml:space="preserve"> </w:t>
              </w:r>
              <w:r w:rsidR="00AD5033">
                <w:rPr>
                  <w:rFonts w:eastAsiaTheme="minorEastAsia" w:hint="eastAsia"/>
                  <w:lang w:eastAsia="ko-KR"/>
                </w:rPr>
                <w:t>보낸다</w:t>
              </w:r>
              <w:r w:rsidR="00AD5033">
                <w:rPr>
                  <w:rFonts w:eastAsiaTheme="minorEastAsia" w:hint="eastAsia"/>
                  <w:lang w:eastAsia="ko-KR"/>
                </w:rPr>
                <w:t>.</w:t>
              </w:r>
            </w:ins>
          </w:p>
        </w:tc>
      </w:tr>
    </w:tbl>
    <w:p w:rsidR="0008241F" w:rsidRDefault="0008241F" w:rsidP="0008241F">
      <w:pPr>
        <w:pStyle w:val="TableHeading"/>
        <w:rPr>
          <w:lang w:val="en-CA" w:eastAsia="ko-KR"/>
        </w:rPr>
      </w:pPr>
    </w:p>
    <w:p w:rsidR="0008241F" w:rsidRDefault="0008241F" w:rsidP="0008241F">
      <w:pPr>
        <w:pStyle w:val="TableHeading"/>
      </w:pPr>
      <w:r>
        <w:t>COPYRIGHT</w:t>
      </w:r>
    </w:p>
    <w:p w:rsidR="0008241F" w:rsidRDefault="0008241F" w:rsidP="0008241F">
      <w:pPr>
        <w:pStyle w:val="TableText"/>
      </w:pPr>
      <w:r>
        <w:t>Copyright © 201</w:t>
      </w:r>
      <w:r w:rsidR="00223671">
        <w:t>2</w:t>
      </w:r>
      <w:r>
        <w:t xml:space="preserve"> by Quester Tangent Corporation. All rights reserved. This item and the information contained herein are the property of Quester Tangent Corporation. No part of this document may be reproduced, transmitted, stored in a retrieval system, or translated into any language or computer language in any form or by any means, electronic, mechanical, magnetic, optical, chemical, manual, or otherwise, without the express written permission of Quester Tangent Corporation.</w:t>
      </w:r>
    </w:p>
    <w:p w:rsidR="0008241F" w:rsidRDefault="0008241F" w:rsidP="0008241F">
      <w:pPr>
        <w:pStyle w:val="TableText"/>
      </w:pPr>
    </w:p>
    <w:p w:rsidR="0008241F" w:rsidRDefault="0008241F" w:rsidP="0008241F">
      <w:pPr>
        <w:pStyle w:val="TableText"/>
        <w:rPr>
          <w:lang w:val="en-CA"/>
        </w:rPr>
        <w:sectPr w:rsidR="0008241F" w:rsidSect="0008241F">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titlePg/>
        </w:sectPr>
      </w:pPr>
      <w:r>
        <w:t>Quester Tangent Corporati</w:t>
      </w:r>
      <w:r w:rsidR="006E1FC8">
        <w:t>on</w:t>
      </w:r>
      <w:r w:rsidR="006E1FC8">
        <w:br/>
        <w:t>6582 Bryn Road</w:t>
      </w:r>
      <w:r w:rsidR="006E1FC8">
        <w:br/>
        <w:t>Saanichton, BC</w:t>
      </w:r>
      <w:r>
        <w:t>, Canada V8M 1X6</w:t>
      </w:r>
      <w:r>
        <w:br/>
        <w:t>Tel: 250-656-6677</w:t>
      </w:r>
      <w:r>
        <w:br/>
        <w:t>Fax: 250-655-4696</w:t>
      </w:r>
      <w:r>
        <w:br/>
      </w:r>
      <w:hyperlink r:id="rId17" w:history="1">
        <w:r>
          <w:rPr>
            <w:rStyle w:val="af9"/>
          </w:rPr>
          <w:t>www.questertangent.com</w:t>
        </w:r>
      </w:hyperlink>
    </w:p>
    <w:p w:rsidR="0008241F" w:rsidRDefault="0008241F" w:rsidP="0008241F">
      <w:pPr>
        <w:pStyle w:val="af8"/>
        <w:outlineLvl w:val="0"/>
        <w:rPr>
          <w:lang w:val="en-CA"/>
        </w:rPr>
      </w:pPr>
      <w:r>
        <w:rPr>
          <w:lang w:val="en-CA"/>
        </w:rPr>
        <w:lastRenderedPageBreak/>
        <w:t>Table of Contents</w:t>
      </w:r>
    </w:p>
    <w:p w:rsidR="00447ABB" w:rsidRDefault="007438F6">
      <w:pPr>
        <w:pStyle w:val="10"/>
        <w:rPr>
          <w:rFonts w:asciiTheme="minorHAnsi" w:eastAsiaTheme="minorEastAsia" w:hAnsiTheme="minorHAnsi" w:cstheme="minorBidi"/>
          <w:sz w:val="22"/>
          <w:szCs w:val="22"/>
        </w:rPr>
      </w:pPr>
      <w:r w:rsidRPr="007438F6">
        <w:rPr>
          <w:b/>
          <w:noProof w:val="0"/>
          <w:lang w:val="en-CA"/>
        </w:rPr>
        <w:fldChar w:fldCharType="begin"/>
      </w:r>
      <w:r w:rsidR="0008241F">
        <w:rPr>
          <w:b/>
          <w:noProof w:val="0"/>
          <w:lang w:val="en-CA"/>
        </w:rPr>
        <w:instrText xml:space="preserve"> TOC \o "1-3" \t "AppHead1,2" </w:instrText>
      </w:r>
      <w:r w:rsidRPr="007438F6">
        <w:rPr>
          <w:b/>
          <w:noProof w:val="0"/>
          <w:lang w:val="en-CA"/>
        </w:rPr>
        <w:fldChar w:fldCharType="separate"/>
      </w:r>
      <w:r w:rsidR="00447ABB">
        <w:t>1</w:t>
      </w:r>
      <w:r w:rsidR="00447ABB">
        <w:rPr>
          <w:rFonts w:asciiTheme="minorHAnsi" w:eastAsiaTheme="minorEastAsia" w:hAnsiTheme="minorHAnsi" w:cstheme="minorBidi"/>
          <w:sz w:val="22"/>
          <w:szCs w:val="22"/>
        </w:rPr>
        <w:tab/>
      </w:r>
      <w:r w:rsidR="00447ABB">
        <w:t>Introduction</w:t>
      </w:r>
      <w:r w:rsidR="00447ABB">
        <w:tab/>
      </w:r>
      <w:r>
        <w:fldChar w:fldCharType="begin"/>
      </w:r>
      <w:r w:rsidR="00447ABB">
        <w:instrText xml:space="preserve"> PAGEREF _Toc325043631 \h </w:instrText>
      </w:r>
      <w:r>
        <w:fldChar w:fldCharType="separate"/>
      </w:r>
      <w:r w:rsidR="00D15C27">
        <w:t>5</w:t>
      </w:r>
      <w:r>
        <w:fldChar w:fldCharType="end"/>
      </w:r>
    </w:p>
    <w:p w:rsidR="00447ABB" w:rsidRDefault="00447ABB">
      <w:pPr>
        <w:pStyle w:val="10"/>
        <w:rPr>
          <w:rFonts w:asciiTheme="minorHAnsi" w:eastAsiaTheme="minorEastAsia" w:hAnsiTheme="minorHAnsi" w:cstheme="minorBidi"/>
          <w:sz w:val="22"/>
          <w:szCs w:val="22"/>
        </w:rPr>
      </w:pPr>
      <w:r>
        <w:t>2</w:t>
      </w:r>
      <w:r>
        <w:rPr>
          <w:rFonts w:asciiTheme="minorHAnsi" w:eastAsiaTheme="minorEastAsia" w:hAnsiTheme="minorHAnsi" w:cstheme="minorBidi"/>
          <w:sz w:val="22"/>
          <w:szCs w:val="22"/>
        </w:rPr>
        <w:tab/>
      </w:r>
      <w:r>
        <w:t>Network Physical Layer Interface Design</w:t>
      </w:r>
      <w:r>
        <w:tab/>
      </w:r>
      <w:r w:rsidR="007438F6">
        <w:fldChar w:fldCharType="begin"/>
      </w:r>
      <w:r>
        <w:instrText xml:space="preserve"> PAGEREF _Toc325043632 \h </w:instrText>
      </w:r>
      <w:r w:rsidR="007438F6">
        <w:fldChar w:fldCharType="separate"/>
      </w:r>
      <w:r w:rsidR="00D15C27">
        <w:t>5</w:t>
      </w:r>
      <w:r w:rsidR="007438F6">
        <w:fldChar w:fldCharType="end"/>
      </w:r>
    </w:p>
    <w:p w:rsidR="00447ABB" w:rsidRDefault="00447ABB">
      <w:pPr>
        <w:pStyle w:val="10"/>
        <w:rPr>
          <w:rFonts w:asciiTheme="minorHAnsi" w:eastAsiaTheme="minorEastAsia" w:hAnsiTheme="minorHAnsi" w:cstheme="minorBidi"/>
          <w:sz w:val="22"/>
          <w:szCs w:val="22"/>
        </w:rPr>
      </w:pPr>
      <w:r w:rsidRPr="007F1B4A">
        <w:rPr>
          <w:lang w:val="en-CA"/>
        </w:rPr>
        <w:t>3</w:t>
      </w:r>
      <w:r>
        <w:rPr>
          <w:rFonts w:asciiTheme="minorHAnsi" w:eastAsiaTheme="minorEastAsia" w:hAnsiTheme="minorHAnsi" w:cstheme="minorBidi"/>
          <w:sz w:val="22"/>
          <w:szCs w:val="22"/>
        </w:rPr>
        <w:tab/>
      </w:r>
      <w:r w:rsidRPr="007F1B4A">
        <w:rPr>
          <w:lang w:val="en-CA"/>
        </w:rPr>
        <w:t>Network Management</w:t>
      </w:r>
      <w:r>
        <w:tab/>
      </w:r>
      <w:r w:rsidR="007438F6">
        <w:fldChar w:fldCharType="begin"/>
      </w:r>
      <w:r>
        <w:instrText xml:space="preserve"> PAGEREF _Toc325043633 \h </w:instrText>
      </w:r>
      <w:r w:rsidR="007438F6">
        <w:fldChar w:fldCharType="separate"/>
      </w:r>
      <w:r w:rsidR="00D15C27">
        <w:t>5</w:t>
      </w:r>
      <w:r w:rsidR="007438F6">
        <w:fldChar w:fldCharType="end"/>
      </w:r>
    </w:p>
    <w:p w:rsidR="00447ABB" w:rsidRDefault="00447ABB">
      <w:pPr>
        <w:pStyle w:val="21"/>
        <w:rPr>
          <w:rFonts w:asciiTheme="minorHAnsi" w:eastAsiaTheme="minorEastAsia" w:hAnsiTheme="minorHAnsi" w:cstheme="minorBidi"/>
          <w:sz w:val="22"/>
          <w:szCs w:val="22"/>
        </w:rPr>
      </w:pPr>
      <w:r w:rsidRPr="007F1B4A">
        <w:rPr>
          <w:lang w:val="en-CA"/>
        </w:rPr>
        <w:t>3.1</w:t>
      </w:r>
      <w:r>
        <w:rPr>
          <w:rFonts w:asciiTheme="minorHAnsi" w:eastAsiaTheme="minorEastAsia" w:hAnsiTheme="minorHAnsi" w:cstheme="minorBidi"/>
          <w:sz w:val="22"/>
          <w:szCs w:val="22"/>
        </w:rPr>
        <w:tab/>
      </w:r>
      <w:r w:rsidRPr="007F1B4A">
        <w:rPr>
          <w:lang w:val="en-CA"/>
        </w:rPr>
        <w:t>Node Documentation</w:t>
      </w:r>
      <w:r>
        <w:tab/>
      </w:r>
      <w:r w:rsidR="007438F6">
        <w:fldChar w:fldCharType="begin"/>
      </w:r>
      <w:r>
        <w:instrText xml:space="preserve"> PAGEREF _Toc325043634 \h </w:instrText>
      </w:r>
      <w:r w:rsidR="007438F6">
        <w:fldChar w:fldCharType="separate"/>
      </w:r>
      <w:r w:rsidR="00D15C27">
        <w:t>6</w:t>
      </w:r>
      <w:r w:rsidR="007438F6">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sidRPr="007F1B4A">
        <w:rPr>
          <w:noProof/>
          <w:lang w:val="en-CA"/>
        </w:rPr>
        <w:t>3.1.1</w:t>
      </w:r>
      <w:r>
        <w:rPr>
          <w:rFonts w:asciiTheme="minorHAnsi" w:eastAsiaTheme="minorEastAsia" w:hAnsiTheme="minorHAnsi" w:cstheme="minorBidi"/>
          <w:noProof/>
          <w:sz w:val="22"/>
          <w:szCs w:val="22"/>
        </w:rPr>
        <w:tab/>
      </w:r>
      <w:r w:rsidRPr="007F1B4A">
        <w:rPr>
          <w:noProof/>
          <w:lang w:val="en-CA"/>
        </w:rPr>
        <w:t>Node Self-Documentation String</w:t>
      </w:r>
      <w:r>
        <w:rPr>
          <w:noProof/>
        </w:rPr>
        <w:tab/>
      </w:r>
      <w:r w:rsidR="007438F6">
        <w:rPr>
          <w:noProof/>
        </w:rPr>
        <w:fldChar w:fldCharType="begin"/>
      </w:r>
      <w:r>
        <w:rPr>
          <w:noProof/>
        </w:rPr>
        <w:instrText xml:space="preserve"> PAGEREF _Toc325043635 \h </w:instrText>
      </w:r>
      <w:r w:rsidR="007438F6">
        <w:rPr>
          <w:noProof/>
        </w:rPr>
      </w:r>
      <w:r w:rsidR="007438F6">
        <w:rPr>
          <w:noProof/>
        </w:rPr>
        <w:fldChar w:fldCharType="separate"/>
      </w:r>
      <w:r w:rsidR="00D15C27">
        <w:rPr>
          <w:noProof/>
        </w:rPr>
        <w:t>6</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sidRPr="007F1B4A">
        <w:rPr>
          <w:noProof/>
          <w:lang w:val="en-CA"/>
        </w:rPr>
        <w:t>3.1.2</w:t>
      </w:r>
      <w:r>
        <w:rPr>
          <w:rFonts w:asciiTheme="minorHAnsi" w:eastAsiaTheme="minorEastAsia" w:hAnsiTheme="minorHAnsi" w:cstheme="minorBidi"/>
          <w:noProof/>
          <w:sz w:val="22"/>
          <w:szCs w:val="22"/>
        </w:rPr>
        <w:tab/>
      </w:r>
      <w:r w:rsidRPr="007F1B4A">
        <w:rPr>
          <w:noProof/>
          <w:lang w:val="en-CA"/>
        </w:rPr>
        <w:t>Node Program ID</w:t>
      </w:r>
      <w:r>
        <w:rPr>
          <w:noProof/>
        </w:rPr>
        <w:tab/>
      </w:r>
      <w:r w:rsidR="007438F6">
        <w:rPr>
          <w:noProof/>
        </w:rPr>
        <w:fldChar w:fldCharType="begin"/>
      </w:r>
      <w:r>
        <w:rPr>
          <w:noProof/>
        </w:rPr>
        <w:instrText xml:space="preserve"> PAGEREF _Toc325043636 \h </w:instrText>
      </w:r>
      <w:r w:rsidR="007438F6">
        <w:rPr>
          <w:noProof/>
        </w:rPr>
      </w:r>
      <w:r w:rsidR="007438F6">
        <w:rPr>
          <w:noProof/>
        </w:rPr>
        <w:fldChar w:fldCharType="separate"/>
      </w:r>
      <w:r w:rsidR="00D15C27">
        <w:rPr>
          <w:noProof/>
        </w:rPr>
        <w:t>6</w:t>
      </w:r>
      <w:r w:rsidR="007438F6">
        <w:rPr>
          <w:noProof/>
        </w:rPr>
        <w:fldChar w:fldCharType="end"/>
      </w:r>
    </w:p>
    <w:p w:rsidR="00447ABB" w:rsidRDefault="00447ABB">
      <w:pPr>
        <w:pStyle w:val="10"/>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Network Node</w:t>
      </w:r>
      <w:r>
        <w:tab/>
      </w:r>
      <w:r w:rsidR="007438F6">
        <w:fldChar w:fldCharType="begin"/>
      </w:r>
      <w:r>
        <w:instrText xml:space="preserve"> PAGEREF _Toc325043637 \h </w:instrText>
      </w:r>
      <w:r w:rsidR="007438F6">
        <w:fldChar w:fldCharType="separate"/>
      </w:r>
      <w:r w:rsidR="00D15C27">
        <w:t>6</w:t>
      </w:r>
      <w:r w:rsidR="007438F6">
        <w:fldChar w:fldCharType="end"/>
      </w:r>
    </w:p>
    <w:p w:rsidR="00447ABB" w:rsidRDefault="00447ABB">
      <w:pPr>
        <w:pStyle w:val="21"/>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Node Object – Object #0</w:t>
      </w:r>
      <w:r>
        <w:tab/>
      </w:r>
      <w:r w:rsidR="007438F6">
        <w:fldChar w:fldCharType="begin"/>
      </w:r>
      <w:r>
        <w:instrText xml:space="preserve"> PAGEREF _Toc325043638 \h </w:instrText>
      </w:r>
      <w:r w:rsidR="007438F6">
        <w:fldChar w:fldCharType="separate"/>
      </w:r>
      <w:r w:rsidR="00D15C27">
        <w:t>7</w:t>
      </w:r>
      <w:r w:rsidR="007438F6">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4.1.1</w:t>
      </w:r>
      <w:r>
        <w:rPr>
          <w:rFonts w:asciiTheme="minorHAnsi" w:eastAsiaTheme="minorEastAsia" w:hAnsiTheme="minorHAnsi" w:cstheme="minorBidi"/>
          <w:noProof/>
          <w:sz w:val="22"/>
          <w:szCs w:val="22"/>
        </w:rPr>
        <w:tab/>
      </w:r>
      <w:r>
        <w:rPr>
          <w:noProof/>
        </w:rPr>
        <w:t>nvi00ObjRequest</w:t>
      </w:r>
      <w:r>
        <w:rPr>
          <w:noProof/>
        </w:rPr>
        <w:tab/>
      </w:r>
      <w:r w:rsidR="007438F6">
        <w:rPr>
          <w:noProof/>
        </w:rPr>
        <w:fldChar w:fldCharType="begin"/>
      </w:r>
      <w:r>
        <w:rPr>
          <w:noProof/>
        </w:rPr>
        <w:instrText xml:space="preserve"> PAGEREF _Toc325043639 \h </w:instrText>
      </w:r>
      <w:r w:rsidR="007438F6">
        <w:rPr>
          <w:noProof/>
        </w:rPr>
      </w:r>
      <w:r w:rsidR="007438F6">
        <w:rPr>
          <w:noProof/>
        </w:rPr>
        <w:fldChar w:fldCharType="separate"/>
      </w:r>
      <w:r w:rsidR="00D15C27">
        <w:rPr>
          <w:noProof/>
        </w:rPr>
        <w:t>7</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4.1.2</w:t>
      </w:r>
      <w:r>
        <w:rPr>
          <w:rFonts w:asciiTheme="minorHAnsi" w:eastAsiaTheme="minorEastAsia" w:hAnsiTheme="minorHAnsi" w:cstheme="minorBidi"/>
          <w:noProof/>
          <w:sz w:val="22"/>
          <w:szCs w:val="22"/>
        </w:rPr>
        <w:tab/>
      </w:r>
      <w:r>
        <w:rPr>
          <w:noProof/>
        </w:rPr>
        <w:t>nvo00ObjStatus</w:t>
      </w:r>
      <w:r>
        <w:rPr>
          <w:noProof/>
        </w:rPr>
        <w:tab/>
      </w:r>
      <w:r w:rsidR="007438F6">
        <w:rPr>
          <w:noProof/>
        </w:rPr>
        <w:fldChar w:fldCharType="begin"/>
      </w:r>
      <w:r>
        <w:rPr>
          <w:noProof/>
        </w:rPr>
        <w:instrText xml:space="preserve"> PAGEREF _Toc325043640 \h </w:instrText>
      </w:r>
      <w:r w:rsidR="007438F6">
        <w:rPr>
          <w:noProof/>
        </w:rPr>
      </w:r>
      <w:r w:rsidR="007438F6">
        <w:rPr>
          <w:noProof/>
        </w:rPr>
        <w:fldChar w:fldCharType="separate"/>
      </w:r>
      <w:r w:rsidR="00D15C27">
        <w:rPr>
          <w:noProof/>
        </w:rPr>
        <w:t>8</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4.1.3</w:t>
      </w:r>
      <w:r>
        <w:rPr>
          <w:rFonts w:asciiTheme="minorHAnsi" w:eastAsiaTheme="minorEastAsia" w:hAnsiTheme="minorHAnsi" w:cstheme="minorBidi"/>
          <w:noProof/>
          <w:sz w:val="22"/>
          <w:szCs w:val="22"/>
        </w:rPr>
        <w:tab/>
      </w:r>
      <w:r>
        <w:rPr>
          <w:noProof/>
        </w:rPr>
        <w:t>nvi00CDTCommand</w:t>
      </w:r>
      <w:r>
        <w:rPr>
          <w:noProof/>
        </w:rPr>
        <w:tab/>
      </w:r>
      <w:r w:rsidR="007438F6">
        <w:rPr>
          <w:noProof/>
        </w:rPr>
        <w:fldChar w:fldCharType="begin"/>
      </w:r>
      <w:r>
        <w:rPr>
          <w:noProof/>
        </w:rPr>
        <w:instrText xml:space="preserve"> PAGEREF _Toc325043641 \h </w:instrText>
      </w:r>
      <w:r w:rsidR="007438F6">
        <w:rPr>
          <w:noProof/>
        </w:rPr>
      </w:r>
      <w:r w:rsidR="007438F6">
        <w:rPr>
          <w:noProof/>
        </w:rPr>
        <w:fldChar w:fldCharType="separate"/>
      </w:r>
      <w:r w:rsidR="00D15C27">
        <w:rPr>
          <w:noProof/>
        </w:rPr>
        <w:t>8</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4.1.4</w:t>
      </w:r>
      <w:r>
        <w:rPr>
          <w:rFonts w:asciiTheme="minorHAnsi" w:eastAsiaTheme="minorEastAsia" w:hAnsiTheme="minorHAnsi" w:cstheme="minorBidi"/>
          <w:noProof/>
          <w:sz w:val="22"/>
          <w:szCs w:val="22"/>
        </w:rPr>
        <w:tab/>
      </w:r>
      <w:r>
        <w:rPr>
          <w:noProof/>
        </w:rPr>
        <w:t>nvo00TimeStamp</w:t>
      </w:r>
      <w:r>
        <w:rPr>
          <w:noProof/>
        </w:rPr>
        <w:tab/>
      </w:r>
      <w:r w:rsidR="007438F6">
        <w:rPr>
          <w:noProof/>
        </w:rPr>
        <w:fldChar w:fldCharType="begin"/>
      </w:r>
      <w:r>
        <w:rPr>
          <w:noProof/>
        </w:rPr>
        <w:instrText xml:space="preserve"> PAGEREF _Toc325043642 \h </w:instrText>
      </w:r>
      <w:r w:rsidR="007438F6">
        <w:rPr>
          <w:noProof/>
        </w:rPr>
      </w:r>
      <w:r w:rsidR="007438F6">
        <w:rPr>
          <w:noProof/>
        </w:rPr>
        <w:fldChar w:fldCharType="separate"/>
      </w:r>
      <w:r w:rsidR="00D15C27">
        <w:rPr>
          <w:noProof/>
        </w:rPr>
        <w:t>8</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4.1.5</w:t>
      </w:r>
      <w:r>
        <w:rPr>
          <w:rFonts w:asciiTheme="minorHAnsi" w:eastAsiaTheme="minorEastAsia" w:hAnsiTheme="minorHAnsi" w:cstheme="minorBidi"/>
          <w:noProof/>
          <w:sz w:val="22"/>
          <w:szCs w:val="22"/>
        </w:rPr>
        <w:tab/>
      </w:r>
      <w:r>
        <w:rPr>
          <w:noProof/>
        </w:rPr>
        <w:t>nvi00FileReq</w:t>
      </w:r>
      <w:r>
        <w:rPr>
          <w:noProof/>
        </w:rPr>
        <w:tab/>
      </w:r>
      <w:r w:rsidR="007438F6">
        <w:rPr>
          <w:noProof/>
        </w:rPr>
        <w:fldChar w:fldCharType="begin"/>
      </w:r>
      <w:r>
        <w:rPr>
          <w:noProof/>
        </w:rPr>
        <w:instrText xml:space="preserve"> PAGEREF _Toc325043643 \h </w:instrText>
      </w:r>
      <w:r w:rsidR="007438F6">
        <w:rPr>
          <w:noProof/>
        </w:rPr>
      </w:r>
      <w:r w:rsidR="007438F6">
        <w:rPr>
          <w:noProof/>
        </w:rPr>
        <w:fldChar w:fldCharType="separate"/>
      </w:r>
      <w:r w:rsidR="00D15C27">
        <w:rPr>
          <w:noProof/>
        </w:rPr>
        <w:t>8</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4.1.6</w:t>
      </w:r>
      <w:r>
        <w:rPr>
          <w:rFonts w:asciiTheme="minorHAnsi" w:eastAsiaTheme="minorEastAsia" w:hAnsiTheme="minorHAnsi" w:cstheme="minorBidi"/>
          <w:noProof/>
          <w:sz w:val="22"/>
          <w:szCs w:val="22"/>
        </w:rPr>
        <w:tab/>
      </w:r>
      <w:r>
        <w:rPr>
          <w:noProof/>
        </w:rPr>
        <w:t>nvo00FileStat</w:t>
      </w:r>
      <w:r>
        <w:rPr>
          <w:noProof/>
        </w:rPr>
        <w:tab/>
      </w:r>
      <w:r w:rsidR="007438F6">
        <w:rPr>
          <w:noProof/>
        </w:rPr>
        <w:fldChar w:fldCharType="begin"/>
      </w:r>
      <w:r>
        <w:rPr>
          <w:noProof/>
        </w:rPr>
        <w:instrText xml:space="preserve"> PAGEREF _Toc325043644 \h </w:instrText>
      </w:r>
      <w:r w:rsidR="007438F6">
        <w:rPr>
          <w:noProof/>
        </w:rPr>
      </w:r>
      <w:r w:rsidR="007438F6">
        <w:rPr>
          <w:noProof/>
        </w:rPr>
        <w:fldChar w:fldCharType="separate"/>
      </w:r>
      <w:r w:rsidR="00D15C27">
        <w:rPr>
          <w:noProof/>
        </w:rPr>
        <w:t>8</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4.1.7</w:t>
      </w:r>
      <w:r>
        <w:rPr>
          <w:rFonts w:asciiTheme="minorHAnsi" w:eastAsiaTheme="minorEastAsia" w:hAnsiTheme="minorHAnsi" w:cstheme="minorBidi"/>
          <w:noProof/>
          <w:sz w:val="22"/>
          <w:szCs w:val="22"/>
        </w:rPr>
        <w:tab/>
      </w:r>
      <w:r>
        <w:rPr>
          <w:noProof/>
        </w:rPr>
        <w:t>nci00NetConfig</w:t>
      </w:r>
      <w:r>
        <w:rPr>
          <w:noProof/>
        </w:rPr>
        <w:tab/>
      </w:r>
      <w:r w:rsidR="007438F6">
        <w:rPr>
          <w:noProof/>
        </w:rPr>
        <w:fldChar w:fldCharType="begin"/>
      </w:r>
      <w:r>
        <w:rPr>
          <w:noProof/>
        </w:rPr>
        <w:instrText xml:space="preserve"> PAGEREF _Toc325043645 \h </w:instrText>
      </w:r>
      <w:r w:rsidR="007438F6">
        <w:rPr>
          <w:noProof/>
        </w:rPr>
      </w:r>
      <w:r w:rsidR="007438F6">
        <w:rPr>
          <w:noProof/>
        </w:rPr>
        <w:fldChar w:fldCharType="separate"/>
      </w:r>
      <w:r w:rsidR="00D15C27">
        <w:rPr>
          <w:noProof/>
        </w:rPr>
        <w:t>9</w:t>
      </w:r>
      <w:r w:rsidR="007438F6">
        <w:rPr>
          <w:noProof/>
        </w:rPr>
        <w:fldChar w:fldCharType="end"/>
      </w:r>
    </w:p>
    <w:p w:rsidR="00447ABB" w:rsidRDefault="00447ABB">
      <w:pPr>
        <w:pStyle w:val="21"/>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Monitoring Object – Object #1</w:t>
      </w:r>
      <w:r>
        <w:tab/>
      </w:r>
      <w:r w:rsidR="007438F6">
        <w:fldChar w:fldCharType="begin"/>
      </w:r>
      <w:r>
        <w:instrText xml:space="preserve"> PAGEREF _Toc325043646 \h </w:instrText>
      </w:r>
      <w:r w:rsidR="007438F6">
        <w:fldChar w:fldCharType="separate"/>
      </w:r>
      <w:r w:rsidR="00D15C27">
        <w:t>9</w:t>
      </w:r>
      <w:r w:rsidR="007438F6">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4.2.1</w:t>
      </w:r>
      <w:r>
        <w:rPr>
          <w:rFonts w:asciiTheme="minorHAnsi" w:eastAsiaTheme="minorEastAsia" w:hAnsiTheme="minorHAnsi" w:cstheme="minorBidi"/>
          <w:noProof/>
          <w:sz w:val="22"/>
          <w:szCs w:val="22"/>
        </w:rPr>
        <w:tab/>
      </w:r>
      <w:r>
        <w:rPr>
          <w:noProof/>
        </w:rPr>
        <w:t>nvi01Subscribe</w:t>
      </w:r>
      <w:r>
        <w:rPr>
          <w:noProof/>
        </w:rPr>
        <w:tab/>
      </w:r>
      <w:r w:rsidR="007438F6">
        <w:rPr>
          <w:noProof/>
        </w:rPr>
        <w:fldChar w:fldCharType="begin"/>
      </w:r>
      <w:r>
        <w:rPr>
          <w:noProof/>
        </w:rPr>
        <w:instrText xml:space="preserve"> PAGEREF _Toc325043647 \h </w:instrText>
      </w:r>
      <w:r w:rsidR="007438F6">
        <w:rPr>
          <w:noProof/>
        </w:rPr>
      </w:r>
      <w:r w:rsidR="007438F6">
        <w:rPr>
          <w:noProof/>
        </w:rPr>
        <w:fldChar w:fldCharType="separate"/>
      </w:r>
      <w:r w:rsidR="00D15C27">
        <w:rPr>
          <w:noProof/>
        </w:rPr>
        <w:t>9</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4.2.2</w:t>
      </w:r>
      <w:r>
        <w:rPr>
          <w:rFonts w:asciiTheme="minorHAnsi" w:eastAsiaTheme="minorEastAsia" w:hAnsiTheme="minorHAnsi" w:cstheme="minorBidi"/>
          <w:noProof/>
          <w:sz w:val="22"/>
          <w:szCs w:val="22"/>
        </w:rPr>
        <w:tab/>
      </w:r>
      <w:r>
        <w:rPr>
          <w:noProof/>
        </w:rPr>
        <w:t>nvo01StatusBits</w:t>
      </w:r>
      <w:r>
        <w:rPr>
          <w:noProof/>
        </w:rPr>
        <w:tab/>
      </w:r>
      <w:r w:rsidR="007438F6">
        <w:rPr>
          <w:noProof/>
        </w:rPr>
        <w:fldChar w:fldCharType="begin"/>
      </w:r>
      <w:r>
        <w:rPr>
          <w:noProof/>
        </w:rPr>
        <w:instrText xml:space="preserve"> PAGEREF _Toc325043648 \h </w:instrText>
      </w:r>
      <w:r w:rsidR="007438F6">
        <w:rPr>
          <w:noProof/>
        </w:rPr>
      </w:r>
      <w:r w:rsidR="007438F6">
        <w:rPr>
          <w:noProof/>
        </w:rPr>
        <w:fldChar w:fldCharType="separate"/>
      </w:r>
      <w:r w:rsidR="00D15C27">
        <w:rPr>
          <w:noProof/>
        </w:rPr>
        <w:t>9</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4.2.3</w:t>
      </w:r>
      <w:r>
        <w:rPr>
          <w:rFonts w:asciiTheme="minorHAnsi" w:eastAsiaTheme="minorEastAsia" w:hAnsiTheme="minorHAnsi" w:cstheme="minorBidi"/>
          <w:noProof/>
          <w:sz w:val="22"/>
          <w:szCs w:val="22"/>
        </w:rPr>
        <w:tab/>
      </w:r>
      <w:r>
        <w:rPr>
          <w:noProof/>
        </w:rPr>
        <w:t>nvo01StatusBits2</w:t>
      </w:r>
      <w:r>
        <w:rPr>
          <w:noProof/>
        </w:rPr>
        <w:tab/>
      </w:r>
      <w:r w:rsidR="007438F6">
        <w:rPr>
          <w:noProof/>
        </w:rPr>
        <w:fldChar w:fldCharType="begin"/>
      </w:r>
      <w:r>
        <w:rPr>
          <w:noProof/>
        </w:rPr>
        <w:instrText xml:space="preserve"> PAGEREF _Toc325043649 \h </w:instrText>
      </w:r>
      <w:r w:rsidR="007438F6">
        <w:rPr>
          <w:noProof/>
        </w:rPr>
      </w:r>
      <w:r w:rsidR="007438F6">
        <w:rPr>
          <w:noProof/>
        </w:rPr>
        <w:fldChar w:fldCharType="separate"/>
      </w:r>
      <w:r w:rsidR="00D15C27">
        <w:rPr>
          <w:noProof/>
        </w:rPr>
        <w:t>9</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4.2.4</w:t>
      </w:r>
      <w:r>
        <w:rPr>
          <w:rFonts w:asciiTheme="minorHAnsi" w:eastAsiaTheme="minorEastAsia" w:hAnsiTheme="minorHAnsi" w:cstheme="minorBidi"/>
          <w:noProof/>
          <w:sz w:val="22"/>
          <w:szCs w:val="22"/>
        </w:rPr>
        <w:tab/>
      </w:r>
      <w:r>
        <w:rPr>
          <w:noProof/>
        </w:rPr>
        <w:t>nvi01TransfState</w:t>
      </w:r>
      <w:r>
        <w:rPr>
          <w:noProof/>
        </w:rPr>
        <w:tab/>
      </w:r>
      <w:r w:rsidR="007438F6">
        <w:rPr>
          <w:noProof/>
        </w:rPr>
        <w:fldChar w:fldCharType="begin"/>
      </w:r>
      <w:r>
        <w:rPr>
          <w:noProof/>
        </w:rPr>
        <w:instrText xml:space="preserve"> PAGEREF _Toc325043650 \h </w:instrText>
      </w:r>
      <w:r w:rsidR="007438F6">
        <w:rPr>
          <w:noProof/>
        </w:rPr>
      </w:r>
      <w:r w:rsidR="007438F6">
        <w:rPr>
          <w:noProof/>
        </w:rPr>
        <w:fldChar w:fldCharType="separate"/>
      </w:r>
      <w:r w:rsidR="00D15C27">
        <w:rPr>
          <w:noProof/>
        </w:rPr>
        <w:t>9</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sidRPr="007F1B4A">
        <w:rPr>
          <w:noProof/>
          <w:lang w:val="en-CA"/>
        </w:rPr>
        <w:t>4.2.5</w:t>
      </w:r>
      <w:r>
        <w:rPr>
          <w:rFonts w:asciiTheme="minorHAnsi" w:eastAsiaTheme="minorEastAsia" w:hAnsiTheme="minorHAnsi" w:cstheme="minorBidi"/>
          <w:noProof/>
          <w:sz w:val="22"/>
          <w:szCs w:val="22"/>
        </w:rPr>
        <w:tab/>
      </w:r>
      <w:r w:rsidRPr="007F1B4A">
        <w:rPr>
          <w:noProof/>
          <w:lang w:val="en-CA"/>
        </w:rPr>
        <w:t>nvo01Parameter</w:t>
      </w:r>
      <w:r>
        <w:rPr>
          <w:noProof/>
        </w:rPr>
        <w:tab/>
      </w:r>
      <w:r w:rsidR="007438F6">
        <w:rPr>
          <w:noProof/>
        </w:rPr>
        <w:fldChar w:fldCharType="begin"/>
      </w:r>
      <w:r>
        <w:rPr>
          <w:noProof/>
        </w:rPr>
        <w:instrText xml:space="preserve"> PAGEREF _Toc325043651 \h </w:instrText>
      </w:r>
      <w:r w:rsidR="007438F6">
        <w:rPr>
          <w:noProof/>
        </w:rPr>
      </w:r>
      <w:r w:rsidR="007438F6">
        <w:rPr>
          <w:noProof/>
        </w:rPr>
        <w:fldChar w:fldCharType="separate"/>
      </w:r>
      <w:r w:rsidR="00D15C27">
        <w:rPr>
          <w:noProof/>
        </w:rPr>
        <w:t>10</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4.2.6</w:t>
      </w:r>
      <w:r>
        <w:rPr>
          <w:rFonts w:asciiTheme="minorHAnsi" w:eastAsiaTheme="minorEastAsia" w:hAnsiTheme="minorHAnsi" w:cstheme="minorBidi"/>
          <w:noProof/>
          <w:sz w:val="22"/>
          <w:szCs w:val="22"/>
        </w:rPr>
        <w:tab/>
      </w:r>
      <w:r>
        <w:rPr>
          <w:noProof/>
        </w:rPr>
        <w:t>nvi01CDTStBits</w:t>
      </w:r>
      <w:r>
        <w:rPr>
          <w:noProof/>
        </w:rPr>
        <w:tab/>
      </w:r>
      <w:r w:rsidR="007438F6">
        <w:rPr>
          <w:noProof/>
        </w:rPr>
        <w:fldChar w:fldCharType="begin"/>
      </w:r>
      <w:r>
        <w:rPr>
          <w:noProof/>
        </w:rPr>
        <w:instrText xml:space="preserve"> PAGEREF _Toc325043652 \h </w:instrText>
      </w:r>
      <w:r w:rsidR="007438F6">
        <w:rPr>
          <w:noProof/>
        </w:rPr>
      </w:r>
      <w:r w:rsidR="007438F6">
        <w:rPr>
          <w:noProof/>
        </w:rPr>
        <w:fldChar w:fldCharType="separate"/>
      </w:r>
      <w:r w:rsidR="00D15C27">
        <w:rPr>
          <w:noProof/>
        </w:rPr>
        <w:t>10</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4.2.7</w:t>
      </w:r>
      <w:r>
        <w:rPr>
          <w:rFonts w:asciiTheme="minorHAnsi" w:eastAsiaTheme="minorEastAsia" w:hAnsiTheme="minorHAnsi" w:cstheme="minorBidi"/>
          <w:noProof/>
          <w:sz w:val="22"/>
          <w:szCs w:val="22"/>
        </w:rPr>
        <w:tab/>
      </w:r>
      <w:r>
        <w:rPr>
          <w:noProof/>
        </w:rPr>
        <w:t>nvi01CDTParam</w:t>
      </w:r>
      <w:r>
        <w:rPr>
          <w:noProof/>
        </w:rPr>
        <w:tab/>
      </w:r>
      <w:r w:rsidR="007438F6">
        <w:rPr>
          <w:noProof/>
        </w:rPr>
        <w:fldChar w:fldCharType="begin"/>
      </w:r>
      <w:r>
        <w:rPr>
          <w:noProof/>
        </w:rPr>
        <w:instrText xml:space="preserve"> PAGEREF _Toc325043653 \h </w:instrText>
      </w:r>
      <w:r w:rsidR="007438F6">
        <w:rPr>
          <w:noProof/>
        </w:rPr>
      </w:r>
      <w:r w:rsidR="007438F6">
        <w:rPr>
          <w:noProof/>
        </w:rPr>
        <w:fldChar w:fldCharType="separate"/>
      </w:r>
      <w:r w:rsidR="00D15C27">
        <w:rPr>
          <w:noProof/>
        </w:rPr>
        <w:t>10</w:t>
      </w:r>
      <w:r w:rsidR="007438F6">
        <w:rPr>
          <w:noProof/>
        </w:rPr>
        <w:fldChar w:fldCharType="end"/>
      </w:r>
    </w:p>
    <w:p w:rsidR="00447ABB" w:rsidRDefault="00447ABB">
      <w:pPr>
        <w:pStyle w:val="21"/>
        <w:rPr>
          <w:rFonts w:asciiTheme="minorHAnsi" w:eastAsiaTheme="minorEastAsia" w:hAnsiTheme="minorHAnsi" w:cstheme="minorBidi"/>
          <w:sz w:val="22"/>
          <w:szCs w:val="22"/>
        </w:rPr>
      </w:pPr>
      <w:r w:rsidRPr="007F1B4A">
        <w:rPr>
          <w:lang w:val="en-CA"/>
        </w:rPr>
        <w:t>4.3</w:t>
      </w:r>
      <w:r>
        <w:rPr>
          <w:rFonts w:asciiTheme="minorHAnsi" w:eastAsiaTheme="minorEastAsia" w:hAnsiTheme="minorHAnsi" w:cstheme="minorBidi"/>
          <w:sz w:val="22"/>
          <w:szCs w:val="22"/>
        </w:rPr>
        <w:tab/>
      </w:r>
      <w:r w:rsidRPr="007F1B4A">
        <w:rPr>
          <w:lang w:val="en-CA"/>
        </w:rPr>
        <w:t>SCI Version Object – Object #3</w:t>
      </w:r>
      <w:r>
        <w:tab/>
      </w:r>
      <w:r w:rsidR="007438F6">
        <w:fldChar w:fldCharType="begin"/>
      </w:r>
      <w:r>
        <w:instrText xml:space="preserve"> PAGEREF _Toc325043654 \h </w:instrText>
      </w:r>
      <w:r w:rsidR="007438F6">
        <w:fldChar w:fldCharType="separate"/>
      </w:r>
      <w:r w:rsidR="00D15C27">
        <w:t>10</w:t>
      </w:r>
      <w:r w:rsidR="007438F6">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sidRPr="007F1B4A">
        <w:rPr>
          <w:noProof/>
          <w:lang w:val="en-CA"/>
        </w:rPr>
        <w:t>4.3.1</w:t>
      </w:r>
      <w:r>
        <w:rPr>
          <w:rFonts w:asciiTheme="minorHAnsi" w:eastAsiaTheme="minorEastAsia" w:hAnsiTheme="minorHAnsi" w:cstheme="minorBidi"/>
          <w:noProof/>
          <w:sz w:val="22"/>
          <w:szCs w:val="22"/>
        </w:rPr>
        <w:tab/>
      </w:r>
      <w:r w:rsidRPr="007F1B4A">
        <w:rPr>
          <w:noProof/>
          <w:lang w:val="en-CA"/>
        </w:rPr>
        <w:t>nvi03SCIVersReq</w:t>
      </w:r>
      <w:r>
        <w:rPr>
          <w:noProof/>
        </w:rPr>
        <w:tab/>
      </w:r>
      <w:r w:rsidR="007438F6">
        <w:rPr>
          <w:noProof/>
        </w:rPr>
        <w:fldChar w:fldCharType="begin"/>
      </w:r>
      <w:r>
        <w:rPr>
          <w:noProof/>
        </w:rPr>
        <w:instrText xml:space="preserve"> PAGEREF _Toc325043655 \h </w:instrText>
      </w:r>
      <w:r w:rsidR="007438F6">
        <w:rPr>
          <w:noProof/>
        </w:rPr>
      </w:r>
      <w:r w:rsidR="007438F6">
        <w:rPr>
          <w:noProof/>
        </w:rPr>
        <w:fldChar w:fldCharType="separate"/>
      </w:r>
      <w:r w:rsidR="00D15C27">
        <w:rPr>
          <w:noProof/>
        </w:rPr>
        <w:t>10</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sidRPr="007F1B4A">
        <w:rPr>
          <w:noProof/>
          <w:lang w:val="en-CA"/>
        </w:rPr>
        <w:t>4.3.2</w:t>
      </w:r>
      <w:r>
        <w:rPr>
          <w:rFonts w:asciiTheme="minorHAnsi" w:eastAsiaTheme="minorEastAsia" w:hAnsiTheme="minorHAnsi" w:cstheme="minorBidi"/>
          <w:noProof/>
          <w:sz w:val="22"/>
          <w:szCs w:val="22"/>
        </w:rPr>
        <w:tab/>
      </w:r>
      <w:r w:rsidRPr="007F1B4A">
        <w:rPr>
          <w:noProof/>
          <w:lang w:val="en-CA"/>
        </w:rPr>
        <w:t>nvo03SCIVersion</w:t>
      </w:r>
      <w:r>
        <w:rPr>
          <w:noProof/>
        </w:rPr>
        <w:tab/>
      </w:r>
      <w:r w:rsidR="007438F6">
        <w:rPr>
          <w:noProof/>
        </w:rPr>
        <w:fldChar w:fldCharType="begin"/>
      </w:r>
      <w:r>
        <w:rPr>
          <w:noProof/>
        </w:rPr>
        <w:instrText xml:space="preserve"> PAGEREF _Toc325043656 \h </w:instrText>
      </w:r>
      <w:r w:rsidR="007438F6">
        <w:rPr>
          <w:noProof/>
        </w:rPr>
      </w:r>
      <w:r w:rsidR="007438F6">
        <w:rPr>
          <w:noProof/>
        </w:rPr>
        <w:fldChar w:fldCharType="separate"/>
      </w:r>
      <w:r w:rsidR="00D15C27">
        <w:rPr>
          <w:noProof/>
        </w:rPr>
        <w:t>11</w:t>
      </w:r>
      <w:r w:rsidR="007438F6">
        <w:rPr>
          <w:noProof/>
        </w:rPr>
        <w:fldChar w:fldCharType="end"/>
      </w:r>
    </w:p>
    <w:p w:rsidR="00447ABB" w:rsidRDefault="00447ABB">
      <w:pPr>
        <w:pStyle w:val="21"/>
        <w:rPr>
          <w:rFonts w:asciiTheme="minorHAnsi" w:eastAsiaTheme="minorEastAsia" w:hAnsiTheme="minorHAnsi" w:cstheme="minorBidi"/>
          <w:sz w:val="22"/>
          <w:szCs w:val="22"/>
        </w:rPr>
      </w:pPr>
      <w:r>
        <w:t>4.4</w:t>
      </w:r>
      <w:r>
        <w:rPr>
          <w:rFonts w:asciiTheme="minorHAnsi" w:eastAsiaTheme="minorEastAsia" w:hAnsiTheme="minorHAnsi" w:cstheme="minorBidi"/>
          <w:sz w:val="22"/>
          <w:szCs w:val="22"/>
        </w:rPr>
        <w:tab/>
      </w:r>
      <w:r>
        <w:t>Wayside Data Transfer Object – Object #4</w:t>
      </w:r>
      <w:r>
        <w:tab/>
      </w:r>
      <w:r w:rsidR="007438F6">
        <w:fldChar w:fldCharType="begin"/>
      </w:r>
      <w:r>
        <w:instrText xml:space="preserve"> PAGEREF _Toc325043657 \h </w:instrText>
      </w:r>
      <w:r w:rsidR="007438F6">
        <w:fldChar w:fldCharType="separate"/>
      </w:r>
      <w:r w:rsidR="00D15C27">
        <w:t>12</w:t>
      </w:r>
      <w:r w:rsidR="007438F6">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4.4.1</w:t>
      </w:r>
      <w:r>
        <w:rPr>
          <w:rFonts w:asciiTheme="minorHAnsi" w:eastAsiaTheme="minorEastAsia" w:hAnsiTheme="minorHAnsi" w:cstheme="minorBidi"/>
          <w:noProof/>
          <w:sz w:val="22"/>
          <w:szCs w:val="22"/>
        </w:rPr>
        <w:tab/>
      </w:r>
      <w:r>
        <w:rPr>
          <w:noProof/>
        </w:rPr>
        <w:t>nvi04WaysidResp</w:t>
      </w:r>
      <w:r>
        <w:rPr>
          <w:noProof/>
        </w:rPr>
        <w:tab/>
      </w:r>
      <w:r w:rsidR="007438F6">
        <w:rPr>
          <w:noProof/>
        </w:rPr>
        <w:fldChar w:fldCharType="begin"/>
      </w:r>
      <w:r>
        <w:rPr>
          <w:noProof/>
        </w:rPr>
        <w:instrText xml:space="preserve"> PAGEREF _Toc325043658 \h </w:instrText>
      </w:r>
      <w:r w:rsidR="007438F6">
        <w:rPr>
          <w:noProof/>
        </w:rPr>
      </w:r>
      <w:r w:rsidR="007438F6">
        <w:rPr>
          <w:noProof/>
        </w:rPr>
        <w:fldChar w:fldCharType="separate"/>
      </w:r>
      <w:r w:rsidR="00D15C27">
        <w:rPr>
          <w:noProof/>
        </w:rPr>
        <w:t>12</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4.4.2</w:t>
      </w:r>
      <w:r>
        <w:rPr>
          <w:rFonts w:asciiTheme="minorHAnsi" w:eastAsiaTheme="minorEastAsia" w:hAnsiTheme="minorHAnsi" w:cstheme="minorBidi"/>
          <w:noProof/>
          <w:sz w:val="22"/>
          <w:szCs w:val="22"/>
        </w:rPr>
        <w:tab/>
      </w:r>
      <w:r>
        <w:rPr>
          <w:noProof/>
        </w:rPr>
        <w:t>nvo04WaysideReq</w:t>
      </w:r>
      <w:r>
        <w:rPr>
          <w:noProof/>
        </w:rPr>
        <w:tab/>
      </w:r>
      <w:r w:rsidR="007438F6">
        <w:rPr>
          <w:noProof/>
        </w:rPr>
        <w:fldChar w:fldCharType="begin"/>
      </w:r>
      <w:r>
        <w:rPr>
          <w:noProof/>
        </w:rPr>
        <w:instrText xml:space="preserve"> PAGEREF _Toc325043659 \h </w:instrText>
      </w:r>
      <w:r w:rsidR="007438F6">
        <w:rPr>
          <w:noProof/>
        </w:rPr>
      </w:r>
      <w:r w:rsidR="007438F6">
        <w:rPr>
          <w:noProof/>
        </w:rPr>
        <w:fldChar w:fldCharType="separate"/>
      </w:r>
      <w:r w:rsidR="00D15C27">
        <w:rPr>
          <w:noProof/>
        </w:rPr>
        <w:t>12</w:t>
      </w:r>
      <w:r w:rsidR="007438F6">
        <w:rPr>
          <w:noProof/>
        </w:rPr>
        <w:fldChar w:fldCharType="end"/>
      </w:r>
    </w:p>
    <w:p w:rsidR="00447ABB" w:rsidRDefault="00447ABB">
      <w:pPr>
        <w:pStyle w:val="10"/>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Network Interface</w:t>
      </w:r>
      <w:r>
        <w:tab/>
      </w:r>
      <w:r w:rsidR="007438F6">
        <w:fldChar w:fldCharType="begin"/>
      </w:r>
      <w:r>
        <w:instrText xml:space="preserve"> PAGEREF _Toc325043660 \h </w:instrText>
      </w:r>
      <w:r w:rsidR="007438F6">
        <w:fldChar w:fldCharType="separate"/>
      </w:r>
      <w:r w:rsidR="00D15C27">
        <w:t>13</w:t>
      </w:r>
      <w:r w:rsidR="007438F6">
        <w:fldChar w:fldCharType="end"/>
      </w:r>
    </w:p>
    <w:p w:rsidR="00447ABB" w:rsidRDefault="00447ABB">
      <w:pPr>
        <w:pStyle w:val="21"/>
        <w:rPr>
          <w:rFonts w:asciiTheme="minorHAnsi" w:eastAsiaTheme="minorEastAsia" w:hAnsiTheme="minorHAnsi" w:cstheme="minorBidi"/>
          <w:sz w:val="22"/>
          <w:szCs w:val="22"/>
        </w:rPr>
      </w:pPr>
      <w:r>
        <w:t>5.1</w:t>
      </w:r>
      <w:r>
        <w:rPr>
          <w:rFonts w:asciiTheme="minorHAnsi" w:eastAsiaTheme="minorEastAsia" w:hAnsiTheme="minorHAnsi" w:cstheme="minorBidi"/>
          <w:sz w:val="22"/>
          <w:szCs w:val="22"/>
        </w:rPr>
        <w:tab/>
      </w:r>
      <w:r>
        <w:t>General</w:t>
      </w:r>
      <w:r>
        <w:tab/>
      </w:r>
      <w:r w:rsidR="007438F6">
        <w:fldChar w:fldCharType="begin"/>
      </w:r>
      <w:r>
        <w:instrText xml:space="preserve"> PAGEREF _Toc325043661 \h </w:instrText>
      </w:r>
      <w:r w:rsidR="007438F6">
        <w:fldChar w:fldCharType="separate"/>
      </w:r>
      <w:r w:rsidR="00D15C27">
        <w:t>13</w:t>
      </w:r>
      <w:r w:rsidR="007438F6">
        <w:fldChar w:fldCharType="end"/>
      </w:r>
    </w:p>
    <w:p w:rsidR="00447ABB" w:rsidRDefault="00447ABB">
      <w:pPr>
        <w:pStyle w:val="21"/>
        <w:rPr>
          <w:rFonts w:asciiTheme="minorHAnsi" w:eastAsiaTheme="minorEastAsia" w:hAnsiTheme="minorHAnsi" w:cstheme="minorBidi"/>
          <w:sz w:val="22"/>
          <w:szCs w:val="22"/>
        </w:rPr>
      </w:pPr>
      <w:r>
        <w:t>5.2</w:t>
      </w:r>
      <w:r>
        <w:rPr>
          <w:rFonts w:asciiTheme="minorHAnsi" w:eastAsiaTheme="minorEastAsia" w:hAnsiTheme="minorHAnsi" w:cstheme="minorBidi"/>
          <w:sz w:val="22"/>
          <w:szCs w:val="22"/>
        </w:rPr>
        <w:tab/>
      </w:r>
      <w:r>
        <w:t>Subsystem Specific Network Interface Declarations</w:t>
      </w:r>
      <w:r>
        <w:tab/>
      </w:r>
      <w:r w:rsidR="007438F6">
        <w:fldChar w:fldCharType="begin"/>
      </w:r>
      <w:r>
        <w:instrText xml:space="preserve"> PAGEREF _Toc325043662 \h </w:instrText>
      </w:r>
      <w:r w:rsidR="007438F6">
        <w:fldChar w:fldCharType="separate"/>
      </w:r>
      <w:r w:rsidR="00D15C27">
        <w:t>13</w:t>
      </w:r>
      <w:r w:rsidR="007438F6">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5.2.1</w:t>
      </w:r>
      <w:r>
        <w:rPr>
          <w:rFonts w:asciiTheme="minorHAnsi" w:eastAsiaTheme="minorEastAsia" w:hAnsiTheme="minorHAnsi" w:cstheme="minorBidi"/>
          <w:noProof/>
          <w:sz w:val="22"/>
          <w:szCs w:val="22"/>
        </w:rPr>
        <w:tab/>
      </w:r>
      <w:r>
        <w:rPr>
          <w:noProof/>
        </w:rPr>
        <w:t>UNVT_CDT_command</w:t>
      </w:r>
      <w:r>
        <w:rPr>
          <w:noProof/>
        </w:rPr>
        <w:tab/>
      </w:r>
      <w:r w:rsidR="007438F6">
        <w:rPr>
          <w:noProof/>
        </w:rPr>
        <w:fldChar w:fldCharType="begin"/>
      </w:r>
      <w:r>
        <w:rPr>
          <w:noProof/>
        </w:rPr>
        <w:instrText xml:space="preserve"> PAGEREF _Toc325043663 \h </w:instrText>
      </w:r>
      <w:r w:rsidR="007438F6">
        <w:rPr>
          <w:noProof/>
        </w:rPr>
      </w:r>
      <w:r w:rsidR="007438F6">
        <w:rPr>
          <w:noProof/>
        </w:rPr>
        <w:fldChar w:fldCharType="separate"/>
      </w:r>
      <w:r w:rsidR="00D15C27">
        <w:rPr>
          <w:noProof/>
        </w:rPr>
        <w:t>13</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5.2.2</w:t>
      </w:r>
      <w:r>
        <w:rPr>
          <w:rFonts w:asciiTheme="minorHAnsi" w:eastAsiaTheme="minorEastAsia" w:hAnsiTheme="minorHAnsi" w:cstheme="minorBidi"/>
          <w:noProof/>
          <w:sz w:val="22"/>
          <w:szCs w:val="22"/>
        </w:rPr>
        <w:tab/>
      </w:r>
      <w:r>
        <w:rPr>
          <w:noProof/>
        </w:rPr>
        <w:t>UNVT_wayside_request</w:t>
      </w:r>
      <w:r>
        <w:rPr>
          <w:noProof/>
        </w:rPr>
        <w:tab/>
      </w:r>
      <w:r w:rsidR="007438F6">
        <w:rPr>
          <w:noProof/>
        </w:rPr>
        <w:fldChar w:fldCharType="begin"/>
      </w:r>
      <w:r>
        <w:rPr>
          <w:noProof/>
        </w:rPr>
        <w:instrText xml:space="preserve"> PAGEREF _Toc325043664 \h </w:instrText>
      </w:r>
      <w:r w:rsidR="007438F6">
        <w:rPr>
          <w:noProof/>
        </w:rPr>
      </w:r>
      <w:r w:rsidR="007438F6">
        <w:rPr>
          <w:noProof/>
        </w:rPr>
        <w:fldChar w:fldCharType="separate"/>
      </w:r>
      <w:r w:rsidR="00D15C27">
        <w:rPr>
          <w:noProof/>
        </w:rPr>
        <w:t>13</w:t>
      </w:r>
      <w:r w:rsidR="007438F6">
        <w:rPr>
          <w:noProof/>
        </w:rPr>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5.2.3</w:t>
      </w:r>
      <w:r>
        <w:rPr>
          <w:rFonts w:asciiTheme="minorHAnsi" w:eastAsiaTheme="minorEastAsia" w:hAnsiTheme="minorHAnsi" w:cstheme="minorBidi"/>
          <w:noProof/>
          <w:sz w:val="22"/>
          <w:szCs w:val="22"/>
        </w:rPr>
        <w:tab/>
      </w:r>
      <w:r>
        <w:rPr>
          <w:noProof/>
        </w:rPr>
        <w:t>UNVT_wayside_response</w:t>
      </w:r>
      <w:r>
        <w:rPr>
          <w:noProof/>
        </w:rPr>
        <w:tab/>
      </w:r>
      <w:r w:rsidR="007438F6">
        <w:rPr>
          <w:noProof/>
        </w:rPr>
        <w:fldChar w:fldCharType="begin"/>
      </w:r>
      <w:r>
        <w:rPr>
          <w:noProof/>
        </w:rPr>
        <w:instrText xml:space="preserve"> PAGEREF _Toc325043665 \h </w:instrText>
      </w:r>
      <w:r w:rsidR="007438F6">
        <w:rPr>
          <w:noProof/>
        </w:rPr>
      </w:r>
      <w:r w:rsidR="007438F6">
        <w:rPr>
          <w:noProof/>
        </w:rPr>
        <w:fldChar w:fldCharType="separate"/>
      </w:r>
      <w:r w:rsidR="00D15C27">
        <w:rPr>
          <w:noProof/>
        </w:rPr>
        <w:t>14</w:t>
      </w:r>
      <w:r w:rsidR="007438F6">
        <w:rPr>
          <w:noProof/>
        </w:rPr>
        <w:fldChar w:fldCharType="end"/>
      </w:r>
    </w:p>
    <w:p w:rsidR="00447ABB" w:rsidRDefault="00447ABB">
      <w:pPr>
        <w:pStyle w:val="21"/>
        <w:rPr>
          <w:rFonts w:asciiTheme="minorHAnsi" w:eastAsiaTheme="minorEastAsia" w:hAnsiTheme="minorHAnsi" w:cstheme="minorBidi"/>
          <w:sz w:val="22"/>
          <w:szCs w:val="22"/>
        </w:rPr>
      </w:pPr>
      <w:r>
        <w:t>5.3</w:t>
      </w:r>
      <w:r>
        <w:rPr>
          <w:rFonts w:asciiTheme="minorHAnsi" w:eastAsiaTheme="minorEastAsia" w:hAnsiTheme="minorHAnsi" w:cstheme="minorBidi"/>
          <w:sz w:val="22"/>
          <w:szCs w:val="22"/>
        </w:rPr>
        <w:tab/>
      </w:r>
      <w:r>
        <w:t>File Transfers</w:t>
      </w:r>
      <w:r>
        <w:tab/>
      </w:r>
      <w:r w:rsidR="007438F6">
        <w:fldChar w:fldCharType="begin"/>
      </w:r>
      <w:r>
        <w:instrText xml:space="preserve"> PAGEREF _Toc325043666 \h </w:instrText>
      </w:r>
      <w:r w:rsidR="007438F6">
        <w:fldChar w:fldCharType="separate"/>
      </w:r>
      <w:r w:rsidR="00D15C27">
        <w:t>14</w:t>
      </w:r>
      <w:r w:rsidR="007438F6">
        <w:fldChar w:fldCharType="end"/>
      </w:r>
    </w:p>
    <w:p w:rsidR="00447ABB" w:rsidRDefault="00447ABB">
      <w:pPr>
        <w:pStyle w:val="31"/>
        <w:tabs>
          <w:tab w:val="left" w:pos="1100"/>
          <w:tab w:val="right" w:leader="dot" w:pos="9350"/>
        </w:tabs>
        <w:rPr>
          <w:rFonts w:asciiTheme="minorHAnsi" w:eastAsiaTheme="minorEastAsia" w:hAnsiTheme="minorHAnsi" w:cstheme="minorBidi"/>
          <w:noProof/>
          <w:sz w:val="22"/>
          <w:szCs w:val="22"/>
        </w:rPr>
      </w:pPr>
      <w:r>
        <w:rPr>
          <w:noProof/>
        </w:rPr>
        <w:t>5.3.1</w:t>
      </w:r>
      <w:r>
        <w:rPr>
          <w:rFonts w:asciiTheme="minorHAnsi" w:eastAsiaTheme="minorEastAsia" w:hAnsiTheme="minorHAnsi" w:cstheme="minorBidi"/>
          <w:noProof/>
          <w:sz w:val="22"/>
          <w:szCs w:val="22"/>
        </w:rPr>
        <w:tab/>
      </w:r>
      <w:r>
        <w:rPr>
          <w:noProof/>
        </w:rPr>
        <w:t>Wayside File Transfer Details</w:t>
      </w:r>
      <w:r>
        <w:rPr>
          <w:noProof/>
        </w:rPr>
        <w:tab/>
      </w:r>
      <w:r w:rsidR="007438F6">
        <w:rPr>
          <w:noProof/>
        </w:rPr>
        <w:fldChar w:fldCharType="begin"/>
      </w:r>
      <w:r>
        <w:rPr>
          <w:noProof/>
        </w:rPr>
        <w:instrText xml:space="preserve"> PAGEREF _Toc325043667 \h </w:instrText>
      </w:r>
      <w:r w:rsidR="007438F6">
        <w:rPr>
          <w:noProof/>
        </w:rPr>
      </w:r>
      <w:r w:rsidR="007438F6">
        <w:rPr>
          <w:noProof/>
        </w:rPr>
        <w:fldChar w:fldCharType="separate"/>
      </w:r>
      <w:r w:rsidR="00D15C27">
        <w:rPr>
          <w:noProof/>
        </w:rPr>
        <w:t>14</w:t>
      </w:r>
      <w:r w:rsidR="007438F6">
        <w:rPr>
          <w:noProof/>
        </w:rPr>
        <w:fldChar w:fldCharType="end"/>
      </w:r>
    </w:p>
    <w:p w:rsidR="00447ABB" w:rsidRDefault="00447ABB">
      <w:pPr>
        <w:pStyle w:val="10"/>
        <w:rPr>
          <w:rFonts w:asciiTheme="minorHAnsi" w:eastAsiaTheme="minorEastAsia" w:hAnsiTheme="minorHAnsi" w:cstheme="minorBidi"/>
          <w:sz w:val="22"/>
          <w:szCs w:val="22"/>
        </w:rPr>
      </w:pPr>
      <w:r w:rsidRPr="007F1B4A">
        <w:rPr>
          <w:lang w:val="en-CA"/>
        </w:rPr>
        <w:lastRenderedPageBreak/>
        <w:t>6</w:t>
      </w:r>
      <w:r>
        <w:rPr>
          <w:rFonts w:asciiTheme="minorHAnsi" w:eastAsiaTheme="minorEastAsia" w:hAnsiTheme="minorHAnsi" w:cstheme="minorBidi"/>
          <w:sz w:val="22"/>
          <w:szCs w:val="22"/>
        </w:rPr>
        <w:tab/>
      </w:r>
      <w:r w:rsidRPr="007F1B4A">
        <w:rPr>
          <w:lang w:val="en-CA"/>
        </w:rPr>
        <w:t>Self-Installation Data</w:t>
      </w:r>
      <w:r>
        <w:tab/>
      </w:r>
      <w:r w:rsidR="007438F6">
        <w:fldChar w:fldCharType="begin"/>
      </w:r>
      <w:r>
        <w:instrText xml:space="preserve"> PAGEREF _Toc325043668 \h </w:instrText>
      </w:r>
      <w:r w:rsidR="007438F6">
        <w:fldChar w:fldCharType="separate"/>
      </w:r>
      <w:r w:rsidR="00D15C27">
        <w:t>17</w:t>
      </w:r>
      <w:r w:rsidR="007438F6">
        <w:fldChar w:fldCharType="end"/>
      </w:r>
    </w:p>
    <w:p w:rsidR="00447ABB" w:rsidRDefault="00447ABB">
      <w:pPr>
        <w:pStyle w:val="21"/>
        <w:rPr>
          <w:rFonts w:asciiTheme="minorHAnsi" w:eastAsiaTheme="minorEastAsia" w:hAnsiTheme="minorHAnsi" w:cstheme="minorBidi"/>
          <w:sz w:val="22"/>
          <w:szCs w:val="22"/>
        </w:rPr>
      </w:pPr>
      <w:r>
        <w:t>6.1</w:t>
      </w:r>
      <w:r>
        <w:rPr>
          <w:rFonts w:asciiTheme="minorHAnsi" w:eastAsiaTheme="minorEastAsia" w:hAnsiTheme="minorHAnsi" w:cstheme="minorBidi"/>
          <w:sz w:val="22"/>
          <w:szCs w:val="22"/>
        </w:rPr>
        <w:tab/>
      </w:r>
      <w:r>
        <w:t>Domain Configuration</w:t>
      </w:r>
      <w:r>
        <w:tab/>
      </w:r>
      <w:r w:rsidR="007438F6">
        <w:fldChar w:fldCharType="begin"/>
      </w:r>
      <w:r>
        <w:instrText xml:space="preserve"> PAGEREF _Toc325043669 \h </w:instrText>
      </w:r>
      <w:r w:rsidR="007438F6">
        <w:fldChar w:fldCharType="separate"/>
      </w:r>
      <w:r w:rsidR="00D15C27">
        <w:t>17</w:t>
      </w:r>
      <w:r w:rsidR="007438F6">
        <w:fldChar w:fldCharType="end"/>
      </w:r>
    </w:p>
    <w:p w:rsidR="00447ABB" w:rsidRDefault="00447ABB">
      <w:pPr>
        <w:pStyle w:val="21"/>
        <w:rPr>
          <w:rFonts w:asciiTheme="minorHAnsi" w:eastAsiaTheme="minorEastAsia" w:hAnsiTheme="minorHAnsi" w:cstheme="minorBidi"/>
          <w:sz w:val="22"/>
          <w:szCs w:val="22"/>
        </w:rPr>
      </w:pPr>
      <w:r>
        <w:t>6.2</w:t>
      </w:r>
      <w:r>
        <w:rPr>
          <w:rFonts w:asciiTheme="minorHAnsi" w:eastAsiaTheme="minorEastAsia" w:hAnsiTheme="minorHAnsi" w:cstheme="minorBidi"/>
          <w:sz w:val="22"/>
          <w:szCs w:val="22"/>
        </w:rPr>
        <w:tab/>
      </w:r>
      <w:r>
        <w:t>Location Configuration</w:t>
      </w:r>
      <w:r>
        <w:tab/>
      </w:r>
      <w:r w:rsidR="007438F6">
        <w:fldChar w:fldCharType="begin"/>
      </w:r>
      <w:r>
        <w:instrText xml:space="preserve"> PAGEREF _Toc325043670 \h </w:instrText>
      </w:r>
      <w:r w:rsidR="007438F6">
        <w:fldChar w:fldCharType="separate"/>
      </w:r>
      <w:r w:rsidR="00D15C27">
        <w:t>17</w:t>
      </w:r>
      <w:r w:rsidR="007438F6">
        <w:fldChar w:fldCharType="end"/>
      </w:r>
    </w:p>
    <w:p w:rsidR="00447ABB" w:rsidRDefault="00447ABB">
      <w:pPr>
        <w:pStyle w:val="21"/>
        <w:rPr>
          <w:rFonts w:asciiTheme="minorHAnsi" w:eastAsiaTheme="minorEastAsia" w:hAnsiTheme="minorHAnsi" w:cstheme="minorBidi"/>
          <w:sz w:val="22"/>
          <w:szCs w:val="22"/>
        </w:rPr>
      </w:pPr>
      <w:r>
        <w:t>6.3</w:t>
      </w:r>
      <w:r>
        <w:rPr>
          <w:rFonts w:asciiTheme="minorHAnsi" w:eastAsiaTheme="minorEastAsia" w:hAnsiTheme="minorHAnsi" w:cstheme="minorBidi"/>
          <w:sz w:val="22"/>
          <w:szCs w:val="22"/>
        </w:rPr>
        <w:tab/>
      </w:r>
      <w:r>
        <w:t>Address Configuration</w:t>
      </w:r>
      <w:r>
        <w:tab/>
      </w:r>
      <w:r w:rsidR="007438F6">
        <w:fldChar w:fldCharType="begin"/>
      </w:r>
      <w:r>
        <w:instrText xml:space="preserve"> PAGEREF _Toc325043671 \h </w:instrText>
      </w:r>
      <w:r w:rsidR="007438F6">
        <w:fldChar w:fldCharType="separate"/>
      </w:r>
      <w:r w:rsidR="00D15C27">
        <w:t>17</w:t>
      </w:r>
      <w:r w:rsidR="007438F6">
        <w:fldChar w:fldCharType="end"/>
      </w:r>
    </w:p>
    <w:p w:rsidR="00447ABB" w:rsidRDefault="00447ABB">
      <w:pPr>
        <w:pStyle w:val="21"/>
        <w:rPr>
          <w:rFonts w:asciiTheme="minorHAnsi" w:eastAsiaTheme="minorEastAsia" w:hAnsiTheme="minorHAnsi" w:cstheme="minorBidi"/>
          <w:sz w:val="22"/>
          <w:szCs w:val="22"/>
        </w:rPr>
      </w:pPr>
      <w:r>
        <w:t>6.4</w:t>
      </w:r>
      <w:r>
        <w:rPr>
          <w:rFonts w:asciiTheme="minorHAnsi" w:eastAsiaTheme="minorEastAsia" w:hAnsiTheme="minorHAnsi" w:cstheme="minorBidi"/>
          <w:sz w:val="22"/>
          <w:szCs w:val="22"/>
        </w:rPr>
        <w:tab/>
      </w:r>
      <w:r>
        <w:t>Network Variable Configuration</w:t>
      </w:r>
      <w:r>
        <w:tab/>
      </w:r>
      <w:r w:rsidR="007438F6">
        <w:fldChar w:fldCharType="begin"/>
      </w:r>
      <w:r>
        <w:instrText xml:space="preserve"> PAGEREF _Toc325043672 \h </w:instrText>
      </w:r>
      <w:r w:rsidR="007438F6">
        <w:fldChar w:fldCharType="separate"/>
      </w:r>
      <w:r w:rsidR="00D15C27">
        <w:t>18</w:t>
      </w:r>
      <w:r w:rsidR="007438F6">
        <w:fldChar w:fldCharType="end"/>
      </w:r>
    </w:p>
    <w:p w:rsidR="0008241F" w:rsidRDefault="007438F6" w:rsidP="0008241F">
      <w:pPr>
        <w:pStyle w:val="BodyText"/>
      </w:pPr>
      <w:r>
        <w:fldChar w:fldCharType="end"/>
      </w:r>
      <w:bookmarkStart w:id="16" w:name="B_Toc386267581"/>
      <w:bookmarkEnd w:id="16"/>
    </w:p>
    <w:p w:rsidR="0008241F" w:rsidRDefault="0008241F" w:rsidP="0008241F">
      <w:pPr>
        <w:pStyle w:val="af8"/>
        <w:outlineLvl w:val="0"/>
      </w:pPr>
      <w:r>
        <w:t>List of Tables</w:t>
      </w:r>
    </w:p>
    <w:p w:rsidR="00C37F21" w:rsidRDefault="007438F6">
      <w:pPr>
        <w:pStyle w:val="af7"/>
        <w:rPr>
          <w:rFonts w:asciiTheme="minorHAnsi" w:eastAsiaTheme="minorEastAsia" w:hAnsiTheme="minorHAnsi" w:cstheme="minorBidi"/>
          <w:noProof/>
          <w:sz w:val="22"/>
          <w:szCs w:val="22"/>
          <w:lang w:val="en-CA" w:eastAsia="en-CA"/>
        </w:rPr>
      </w:pPr>
      <w:r w:rsidRPr="007438F6">
        <w:rPr>
          <w:sz w:val="18"/>
        </w:rPr>
        <w:fldChar w:fldCharType="begin"/>
      </w:r>
      <w:r w:rsidR="0008241F">
        <w:instrText xml:space="preserve"> TOC \c "Table" </w:instrText>
      </w:r>
      <w:r w:rsidRPr="007438F6">
        <w:rPr>
          <w:sz w:val="18"/>
        </w:rPr>
        <w:fldChar w:fldCharType="separate"/>
      </w:r>
      <w:r w:rsidR="00C37F21">
        <w:rPr>
          <w:noProof/>
        </w:rPr>
        <w:t>Table 1: Communications Subsystem – Network Physical Layer Interface Design</w:t>
      </w:r>
      <w:r w:rsidR="00C37F21">
        <w:rPr>
          <w:noProof/>
        </w:rPr>
        <w:tab/>
      </w:r>
      <w:r>
        <w:rPr>
          <w:noProof/>
        </w:rPr>
        <w:fldChar w:fldCharType="begin"/>
      </w:r>
      <w:r w:rsidR="00C37F21">
        <w:rPr>
          <w:noProof/>
        </w:rPr>
        <w:instrText xml:space="preserve"> PAGEREF _Toc312405248 \h </w:instrText>
      </w:r>
      <w:r>
        <w:rPr>
          <w:noProof/>
        </w:rPr>
      </w:r>
      <w:r>
        <w:rPr>
          <w:noProof/>
        </w:rPr>
        <w:fldChar w:fldCharType="separate"/>
      </w:r>
      <w:r w:rsidR="00D15C27">
        <w:rPr>
          <w:noProof/>
        </w:rPr>
        <w:t>5</w:t>
      </w:r>
      <w:r>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Table 2: CDT Commands</w:t>
      </w:r>
      <w:r>
        <w:rPr>
          <w:noProof/>
        </w:rPr>
        <w:tab/>
      </w:r>
      <w:r w:rsidR="007438F6">
        <w:rPr>
          <w:noProof/>
        </w:rPr>
        <w:fldChar w:fldCharType="begin"/>
      </w:r>
      <w:r>
        <w:rPr>
          <w:noProof/>
        </w:rPr>
        <w:instrText xml:space="preserve"> PAGEREF _Toc312405249 \h </w:instrText>
      </w:r>
      <w:r w:rsidR="007438F6">
        <w:rPr>
          <w:noProof/>
        </w:rPr>
      </w:r>
      <w:r w:rsidR="007438F6">
        <w:rPr>
          <w:noProof/>
        </w:rPr>
        <w:fldChar w:fldCharType="separate"/>
      </w:r>
      <w:r w:rsidR="00D15C27">
        <w:rPr>
          <w:noProof/>
        </w:rPr>
        <w:t>8</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sidRPr="0029539D">
        <w:rPr>
          <w:noProof/>
          <w:lang w:val="en-CA"/>
        </w:rPr>
        <w:t>Table 3: Status Data Received from CDT</w:t>
      </w:r>
      <w:r>
        <w:rPr>
          <w:noProof/>
        </w:rPr>
        <w:tab/>
      </w:r>
      <w:r w:rsidR="007438F6">
        <w:rPr>
          <w:noProof/>
        </w:rPr>
        <w:fldChar w:fldCharType="begin"/>
      </w:r>
      <w:r>
        <w:rPr>
          <w:noProof/>
        </w:rPr>
        <w:instrText xml:space="preserve"> PAGEREF _Toc312405250 \h </w:instrText>
      </w:r>
      <w:r w:rsidR="007438F6">
        <w:rPr>
          <w:noProof/>
        </w:rPr>
      </w:r>
      <w:r w:rsidR="007438F6">
        <w:rPr>
          <w:noProof/>
        </w:rPr>
        <w:fldChar w:fldCharType="separate"/>
      </w:r>
      <w:r w:rsidR="00D15C27">
        <w:rPr>
          <w:noProof/>
        </w:rPr>
        <w:t>10</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Table 4: Parameter Data Received from CDT by the Comm System</w:t>
      </w:r>
      <w:r>
        <w:rPr>
          <w:noProof/>
        </w:rPr>
        <w:tab/>
      </w:r>
      <w:r w:rsidR="007438F6">
        <w:rPr>
          <w:noProof/>
        </w:rPr>
        <w:fldChar w:fldCharType="begin"/>
      </w:r>
      <w:r>
        <w:rPr>
          <w:noProof/>
        </w:rPr>
        <w:instrText xml:space="preserve"> PAGEREF _Toc312405251 \h </w:instrText>
      </w:r>
      <w:r w:rsidR="007438F6">
        <w:rPr>
          <w:noProof/>
        </w:rPr>
      </w:r>
      <w:r w:rsidR="007438F6">
        <w:rPr>
          <w:noProof/>
        </w:rPr>
        <w:fldChar w:fldCharType="separate"/>
      </w:r>
      <w:r w:rsidR="00D15C27">
        <w:rPr>
          <w:noProof/>
        </w:rPr>
        <w:t>10</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sidRPr="0029539D">
        <w:rPr>
          <w:noProof/>
          <w:lang w:val="en-CA"/>
        </w:rPr>
        <w:t>Table 5: SCI Information</w:t>
      </w:r>
      <w:r>
        <w:rPr>
          <w:noProof/>
        </w:rPr>
        <w:tab/>
      </w:r>
      <w:r w:rsidR="007438F6">
        <w:rPr>
          <w:noProof/>
        </w:rPr>
        <w:fldChar w:fldCharType="begin"/>
      </w:r>
      <w:r>
        <w:rPr>
          <w:noProof/>
        </w:rPr>
        <w:instrText xml:space="preserve"> PAGEREF _Toc312405252 \h </w:instrText>
      </w:r>
      <w:r w:rsidR="007438F6">
        <w:rPr>
          <w:noProof/>
        </w:rPr>
      </w:r>
      <w:r w:rsidR="007438F6">
        <w:rPr>
          <w:noProof/>
        </w:rPr>
        <w:fldChar w:fldCharType="separate"/>
      </w:r>
      <w:r w:rsidR="00D15C27">
        <w:rPr>
          <w:noProof/>
        </w:rPr>
        <w:t>11</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Table 6: Wayside File Transfer Request Types</w:t>
      </w:r>
      <w:r>
        <w:rPr>
          <w:noProof/>
        </w:rPr>
        <w:tab/>
      </w:r>
      <w:r w:rsidR="007438F6">
        <w:rPr>
          <w:noProof/>
        </w:rPr>
        <w:fldChar w:fldCharType="begin"/>
      </w:r>
      <w:r>
        <w:rPr>
          <w:noProof/>
        </w:rPr>
        <w:instrText xml:space="preserve"> PAGEREF _Toc312405253 \h </w:instrText>
      </w:r>
      <w:r w:rsidR="007438F6">
        <w:rPr>
          <w:noProof/>
        </w:rPr>
      </w:r>
      <w:r w:rsidR="007438F6">
        <w:rPr>
          <w:noProof/>
        </w:rPr>
        <w:fldChar w:fldCharType="separate"/>
      </w:r>
      <w:r w:rsidR="00D15C27">
        <w:rPr>
          <w:noProof/>
        </w:rPr>
        <w:t>13</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Table 7: Wayside File Transfer Response Types</w:t>
      </w:r>
      <w:r>
        <w:rPr>
          <w:noProof/>
        </w:rPr>
        <w:tab/>
      </w:r>
      <w:r w:rsidR="007438F6">
        <w:rPr>
          <w:noProof/>
        </w:rPr>
        <w:fldChar w:fldCharType="begin"/>
      </w:r>
      <w:r>
        <w:rPr>
          <w:noProof/>
        </w:rPr>
        <w:instrText xml:space="preserve"> PAGEREF _Toc312405254 \h </w:instrText>
      </w:r>
      <w:r w:rsidR="007438F6">
        <w:rPr>
          <w:noProof/>
        </w:rPr>
      </w:r>
      <w:r w:rsidR="007438F6">
        <w:rPr>
          <w:noProof/>
        </w:rPr>
        <w:fldChar w:fldCharType="separate"/>
      </w:r>
      <w:r w:rsidR="00D15C27">
        <w:rPr>
          <w:noProof/>
        </w:rPr>
        <w:t>14</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Table 8: File Transfers</w:t>
      </w:r>
      <w:r>
        <w:rPr>
          <w:noProof/>
        </w:rPr>
        <w:tab/>
      </w:r>
      <w:r w:rsidR="007438F6">
        <w:rPr>
          <w:noProof/>
        </w:rPr>
        <w:fldChar w:fldCharType="begin"/>
      </w:r>
      <w:r>
        <w:rPr>
          <w:noProof/>
        </w:rPr>
        <w:instrText xml:space="preserve"> PAGEREF _Toc312405255 \h </w:instrText>
      </w:r>
      <w:r w:rsidR="007438F6">
        <w:rPr>
          <w:noProof/>
        </w:rPr>
      </w:r>
      <w:r w:rsidR="007438F6">
        <w:rPr>
          <w:noProof/>
        </w:rPr>
        <w:fldChar w:fldCharType="separate"/>
      </w:r>
      <w:r w:rsidR="00D15C27">
        <w:rPr>
          <w:noProof/>
        </w:rPr>
        <w:t>14</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Table 9: Address Table</w:t>
      </w:r>
      <w:r>
        <w:rPr>
          <w:noProof/>
        </w:rPr>
        <w:tab/>
      </w:r>
      <w:r w:rsidR="007438F6">
        <w:rPr>
          <w:noProof/>
        </w:rPr>
        <w:fldChar w:fldCharType="begin"/>
      </w:r>
      <w:r>
        <w:rPr>
          <w:noProof/>
        </w:rPr>
        <w:instrText xml:space="preserve"> PAGEREF _Toc312405256 \h </w:instrText>
      </w:r>
      <w:r w:rsidR="007438F6">
        <w:rPr>
          <w:noProof/>
        </w:rPr>
      </w:r>
      <w:r w:rsidR="007438F6">
        <w:rPr>
          <w:noProof/>
        </w:rPr>
        <w:fldChar w:fldCharType="separate"/>
      </w:r>
      <w:r w:rsidR="00D15C27">
        <w:rPr>
          <w:noProof/>
        </w:rPr>
        <w:t>17</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Table 10: Network Variable Configuration</w:t>
      </w:r>
      <w:r>
        <w:rPr>
          <w:noProof/>
        </w:rPr>
        <w:tab/>
      </w:r>
      <w:r w:rsidR="007438F6">
        <w:rPr>
          <w:noProof/>
        </w:rPr>
        <w:fldChar w:fldCharType="begin"/>
      </w:r>
      <w:r>
        <w:rPr>
          <w:noProof/>
        </w:rPr>
        <w:instrText xml:space="preserve"> PAGEREF _Toc312405257 \h </w:instrText>
      </w:r>
      <w:r w:rsidR="007438F6">
        <w:rPr>
          <w:noProof/>
        </w:rPr>
      </w:r>
      <w:r w:rsidR="007438F6">
        <w:rPr>
          <w:noProof/>
        </w:rPr>
        <w:fldChar w:fldCharType="separate"/>
      </w:r>
      <w:r w:rsidR="00D15C27">
        <w:rPr>
          <w:noProof/>
        </w:rPr>
        <w:t>18</w:t>
      </w:r>
      <w:r w:rsidR="007438F6">
        <w:rPr>
          <w:noProof/>
        </w:rPr>
        <w:fldChar w:fldCharType="end"/>
      </w:r>
    </w:p>
    <w:p w:rsidR="004C4186" w:rsidRDefault="007438F6" w:rsidP="004C4186">
      <w:pPr>
        <w:pStyle w:val="af8"/>
        <w:outlineLvl w:val="0"/>
      </w:pPr>
      <w:r>
        <w:fldChar w:fldCharType="end"/>
      </w:r>
      <w:r w:rsidR="00C536D1" w:rsidRPr="00C536D1">
        <w:t xml:space="preserve"> </w:t>
      </w:r>
      <w:r w:rsidR="004C4186">
        <w:t>List of Figures</w:t>
      </w:r>
    </w:p>
    <w:p w:rsidR="00C37F21" w:rsidRDefault="007438F6">
      <w:pPr>
        <w:pStyle w:val="af7"/>
        <w:rPr>
          <w:rFonts w:asciiTheme="minorHAnsi" w:eastAsiaTheme="minorEastAsia" w:hAnsiTheme="minorHAnsi" w:cstheme="minorBidi"/>
          <w:noProof/>
          <w:sz w:val="22"/>
          <w:szCs w:val="22"/>
          <w:lang w:val="en-CA" w:eastAsia="en-CA"/>
        </w:rPr>
      </w:pPr>
      <w:r w:rsidRPr="007438F6">
        <w:fldChar w:fldCharType="begin"/>
      </w:r>
      <w:r w:rsidR="004C4186">
        <w:instrText xml:space="preserve"> TOC \c "Figure" </w:instrText>
      </w:r>
      <w:r w:rsidRPr="007438F6">
        <w:fldChar w:fldCharType="separate"/>
      </w:r>
      <w:r w:rsidR="00C37F21">
        <w:rPr>
          <w:noProof/>
        </w:rPr>
        <w:t>Figure 1: Communications Node</w:t>
      </w:r>
      <w:r w:rsidR="00C37F21">
        <w:rPr>
          <w:noProof/>
        </w:rPr>
        <w:tab/>
      </w:r>
      <w:r>
        <w:rPr>
          <w:noProof/>
        </w:rPr>
        <w:fldChar w:fldCharType="begin"/>
      </w:r>
      <w:r w:rsidR="00C37F21">
        <w:rPr>
          <w:noProof/>
        </w:rPr>
        <w:instrText xml:space="preserve"> PAGEREF _Toc312405258 \h </w:instrText>
      </w:r>
      <w:r>
        <w:rPr>
          <w:noProof/>
        </w:rPr>
      </w:r>
      <w:r>
        <w:rPr>
          <w:noProof/>
        </w:rPr>
        <w:fldChar w:fldCharType="separate"/>
      </w:r>
      <w:r w:rsidR="00D15C27">
        <w:rPr>
          <w:noProof/>
        </w:rPr>
        <w:t>7</w:t>
      </w:r>
      <w:r>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 xml:space="preserve">Figure 2: Wayside File Transfer </w:t>
      </w:r>
      <w:r>
        <w:rPr>
          <w:noProof/>
        </w:rPr>
        <w:noBreakHyphen/>
        <w:t xml:space="preserve"> Single Block</w:t>
      </w:r>
      <w:r>
        <w:rPr>
          <w:noProof/>
        </w:rPr>
        <w:tab/>
      </w:r>
      <w:r w:rsidR="007438F6">
        <w:rPr>
          <w:noProof/>
        </w:rPr>
        <w:fldChar w:fldCharType="begin"/>
      </w:r>
      <w:r>
        <w:rPr>
          <w:noProof/>
        </w:rPr>
        <w:instrText xml:space="preserve"> PAGEREF _Toc312405259 \h </w:instrText>
      </w:r>
      <w:r w:rsidR="007438F6">
        <w:rPr>
          <w:noProof/>
        </w:rPr>
      </w:r>
      <w:r w:rsidR="007438F6">
        <w:rPr>
          <w:noProof/>
        </w:rPr>
        <w:fldChar w:fldCharType="separate"/>
      </w:r>
      <w:r w:rsidR="00D15C27">
        <w:rPr>
          <w:noProof/>
        </w:rPr>
        <w:t>15</w:t>
      </w:r>
      <w:r w:rsidR="007438F6">
        <w:rPr>
          <w:noProof/>
        </w:rPr>
        <w:fldChar w:fldCharType="end"/>
      </w:r>
    </w:p>
    <w:p w:rsidR="00C37F21" w:rsidRDefault="00C37F21">
      <w:pPr>
        <w:pStyle w:val="af7"/>
        <w:rPr>
          <w:rFonts w:asciiTheme="minorHAnsi" w:eastAsiaTheme="minorEastAsia" w:hAnsiTheme="minorHAnsi" w:cstheme="minorBidi"/>
          <w:noProof/>
          <w:sz w:val="22"/>
          <w:szCs w:val="22"/>
          <w:lang w:val="en-CA" w:eastAsia="en-CA"/>
        </w:rPr>
      </w:pPr>
      <w:r>
        <w:rPr>
          <w:noProof/>
        </w:rPr>
        <w:t xml:space="preserve">Figure 3: Wayside File Transfer </w:t>
      </w:r>
      <w:r>
        <w:rPr>
          <w:noProof/>
        </w:rPr>
        <w:noBreakHyphen/>
        <w:t xml:space="preserve"> Multiple Blocks</w:t>
      </w:r>
      <w:r>
        <w:rPr>
          <w:noProof/>
        </w:rPr>
        <w:tab/>
      </w:r>
      <w:r w:rsidR="007438F6">
        <w:rPr>
          <w:noProof/>
        </w:rPr>
        <w:fldChar w:fldCharType="begin"/>
      </w:r>
      <w:r>
        <w:rPr>
          <w:noProof/>
        </w:rPr>
        <w:instrText xml:space="preserve"> PAGEREF _Toc312405260 \h </w:instrText>
      </w:r>
      <w:r w:rsidR="007438F6">
        <w:rPr>
          <w:noProof/>
        </w:rPr>
      </w:r>
      <w:r w:rsidR="007438F6">
        <w:rPr>
          <w:noProof/>
        </w:rPr>
        <w:fldChar w:fldCharType="separate"/>
      </w:r>
      <w:r w:rsidR="00D15C27">
        <w:rPr>
          <w:noProof/>
        </w:rPr>
        <w:t>16</w:t>
      </w:r>
      <w:r w:rsidR="007438F6">
        <w:rPr>
          <w:noProof/>
        </w:rPr>
        <w:fldChar w:fldCharType="end"/>
      </w:r>
    </w:p>
    <w:p w:rsidR="004C4186" w:rsidRPr="004C4186" w:rsidRDefault="007438F6" w:rsidP="004C4186">
      <w:r>
        <w:fldChar w:fldCharType="end"/>
      </w:r>
    </w:p>
    <w:p w:rsidR="00447ABB" w:rsidRDefault="00447ABB" w:rsidP="00447ABB">
      <w:pPr>
        <w:pStyle w:val="af8"/>
        <w:tabs>
          <w:tab w:val="left" w:pos="2325"/>
        </w:tabs>
        <w:outlineLvl w:val="0"/>
      </w:pPr>
      <w:r>
        <w:tab/>
      </w:r>
    </w:p>
    <w:p w:rsidR="00447ABB" w:rsidRPr="00447ABB" w:rsidRDefault="00447ABB" w:rsidP="00447ABB"/>
    <w:p w:rsidR="00447ABB" w:rsidRPr="00447ABB" w:rsidRDefault="00447ABB" w:rsidP="00447ABB"/>
    <w:p w:rsidR="00447ABB" w:rsidRPr="00447ABB" w:rsidRDefault="00447ABB" w:rsidP="00447ABB"/>
    <w:p w:rsidR="00C536D1" w:rsidRPr="00447ABB" w:rsidRDefault="00C536D1" w:rsidP="00447ABB">
      <w:pPr>
        <w:sectPr w:rsidR="00C536D1" w:rsidRPr="00447ABB">
          <w:pgSz w:w="12240" w:h="15840" w:code="1"/>
          <w:pgMar w:top="1440" w:right="1440" w:bottom="1440" w:left="1440" w:header="720" w:footer="720" w:gutter="0"/>
          <w:cols w:space="720"/>
        </w:sectPr>
      </w:pPr>
    </w:p>
    <w:p w:rsidR="004C4186" w:rsidRDefault="004C4186" w:rsidP="004C4186">
      <w:pPr>
        <w:pStyle w:val="1"/>
        <w:keepNext/>
        <w:pageBreakBefore w:val="0"/>
        <w:tabs>
          <w:tab w:val="num" w:pos="432"/>
        </w:tabs>
        <w:suppressAutoHyphens w:val="0"/>
        <w:spacing w:before="160" w:after="80"/>
        <w:contextualSpacing w:val="0"/>
      </w:pPr>
      <w:bookmarkStart w:id="17" w:name="_Toc288654295"/>
      <w:bookmarkStart w:id="18" w:name="_Toc325043631"/>
      <w:r>
        <w:lastRenderedPageBreak/>
        <w:t>Introduction</w:t>
      </w:r>
      <w:bookmarkEnd w:id="17"/>
      <w:bookmarkEnd w:id="18"/>
    </w:p>
    <w:p w:rsidR="004C4186" w:rsidRDefault="004C4186" w:rsidP="004C4186">
      <w:pPr>
        <w:pStyle w:val="BodyText"/>
        <w:ind w:left="1080"/>
      </w:pPr>
      <w:r>
        <w:t xml:space="preserve">This document defines the Communications subsystem specific interface to the </w:t>
      </w:r>
      <w:r w:rsidR="00A27CA2">
        <w:t xml:space="preserve">MDS </w:t>
      </w:r>
      <w:r>
        <w:t xml:space="preserve">car monitoring network described in the </w:t>
      </w:r>
      <w:r w:rsidR="00A27CA2">
        <w:t xml:space="preserve">MDS </w:t>
      </w:r>
      <w:r>
        <w:t>Car Monitoring Network ICD (DDN-0432-0080).</w:t>
      </w:r>
    </w:p>
    <w:p w:rsidR="004C4186" w:rsidRDefault="004C4186" w:rsidP="004C4186">
      <w:pPr>
        <w:pStyle w:val="BodyText"/>
        <w:ind w:left="1080"/>
      </w:pPr>
      <w:r>
        <w:t>This document is intended as the main tool for development and integration of the Communications subsystem onto the train for the supplier as well as for Hyundai-Rotem and Quester Tangent.</w:t>
      </w:r>
    </w:p>
    <w:p w:rsidR="004C4186" w:rsidRDefault="004C4186" w:rsidP="004C4186">
      <w:pPr>
        <w:pStyle w:val="BodyText"/>
        <w:ind w:left="1080"/>
      </w:pPr>
      <w:bookmarkStart w:id="19" w:name="_Ref156813663"/>
      <w:bookmarkStart w:id="20" w:name="_Toc158095750"/>
      <w:r>
        <w:t xml:space="preserve">Information contained in this document is essential to the supplier in order to complete the software that will implement the </w:t>
      </w:r>
      <w:r w:rsidR="00A27CA2">
        <w:t xml:space="preserve">MDS </w:t>
      </w:r>
      <w:r>
        <w:t>Car Monitoring Network interface. For this reason, any updates of the information contained in this document will be made available to the supplier with the shortest possible delay.</w:t>
      </w:r>
    </w:p>
    <w:p w:rsidR="004C4186" w:rsidRDefault="004C4186" w:rsidP="004C4186">
      <w:pPr>
        <w:pStyle w:val="1"/>
        <w:keepNext/>
        <w:pageBreakBefore w:val="0"/>
        <w:tabs>
          <w:tab w:val="num" w:pos="432"/>
        </w:tabs>
        <w:suppressAutoHyphens w:val="0"/>
        <w:spacing w:before="160" w:after="80"/>
        <w:contextualSpacing w:val="0"/>
      </w:pPr>
      <w:bookmarkStart w:id="21" w:name="_Toc288654296"/>
      <w:bookmarkStart w:id="22" w:name="_Toc325043632"/>
      <w:r>
        <w:t>Network Physical Layer Interface Design</w:t>
      </w:r>
      <w:bookmarkEnd w:id="19"/>
      <w:bookmarkEnd w:id="20"/>
      <w:bookmarkEnd w:id="21"/>
      <w:bookmarkEnd w:id="22"/>
    </w:p>
    <w:p w:rsidR="004C4186" w:rsidRDefault="007438F6" w:rsidP="004C4186">
      <w:pPr>
        <w:pStyle w:val="BodyText"/>
        <w:ind w:left="1080"/>
      </w:pPr>
      <w:r>
        <w:fldChar w:fldCharType="begin"/>
      </w:r>
      <w:r w:rsidR="004C4186">
        <w:instrText xml:space="preserve"> REF _Ref158092562 \h </w:instrText>
      </w:r>
      <w:r>
        <w:fldChar w:fldCharType="separate"/>
      </w:r>
      <w:r w:rsidR="00D15C27">
        <w:t xml:space="preserve">Table </w:t>
      </w:r>
      <w:r w:rsidR="00D15C27">
        <w:rPr>
          <w:noProof/>
        </w:rPr>
        <w:t>1</w:t>
      </w:r>
      <w:r>
        <w:fldChar w:fldCharType="end"/>
      </w:r>
      <w:r w:rsidR="004C4186">
        <w:t xml:space="preserve"> documents the Communications subsystem’s network physical layer interface design. </w:t>
      </w:r>
      <w:r w:rsidR="005F1AEF">
        <w:t>This conforms to the MDS Car Monitoring Network ICD Section 4 requirements.</w:t>
      </w:r>
      <w:r w:rsidR="002E7A49">
        <w:t xml:space="preserve"> Design may be updated to conforming once Woojin completes environmental and interoperability testing.</w:t>
      </w:r>
    </w:p>
    <w:p w:rsidR="004C4186" w:rsidRDefault="004C4186" w:rsidP="004C4186">
      <w:pPr>
        <w:pStyle w:val="af3"/>
      </w:pPr>
      <w:bookmarkStart w:id="23" w:name="_Ref158092562"/>
      <w:bookmarkStart w:id="24" w:name="_Toc288654285"/>
      <w:bookmarkStart w:id="25" w:name="_Toc312405248"/>
      <w:r>
        <w:t xml:space="preserve">Table </w:t>
      </w:r>
      <w:fldSimple w:instr=" SEQ Table \* ARABIC ">
        <w:r w:rsidR="00D15C27">
          <w:rPr>
            <w:noProof/>
          </w:rPr>
          <w:t>1</w:t>
        </w:r>
      </w:fldSimple>
      <w:bookmarkEnd w:id="23"/>
      <w:r>
        <w:t>: Communications Subsystem – Network Physical Layer Interface Design</w:t>
      </w:r>
      <w:bookmarkEnd w:id="24"/>
      <w:bookmarkEnd w:id="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600"/>
        <w:gridCol w:w="2250"/>
        <w:gridCol w:w="2430"/>
      </w:tblGrid>
      <w:tr w:rsidR="004C4186" w:rsidTr="00A27CA2">
        <w:trPr>
          <w:cantSplit/>
          <w:tblHeader/>
          <w:jc w:val="center"/>
        </w:trPr>
        <w:tc>
          <w:tcPr>
            <w:tcW w:w="3600" w:type="dxa"/>
          </w:tcPr>
          <w:p w:rsidR="004C4186" w:rsidRDefault="004C4186" w:rsidP="00A27CA2">
            <w:pPr>
              <w:pStyle w:val="TableHeading"/>
              <w:rPr>
                <w:caps w:val="0"/>
              </w:rPr>
            </w:pPr>
            <w:r>
              <w:rPr>
                <w:caps w:val="0"/>
              </w:rPr>
              <w:t>Feature</w:t>
            </w:r>
          </w:p>
        </w:tc>
        <w:tc>
          <w:tcPr>
            <w:tcW w:w="2250" w:type="dxa"/>
          </w:tcPr>
          <w:p w:rsidR="004C4186" w:rsidRDefault="004C4186" w:rsidP="00A27CA2">
            <w:pPr>
              <w:pStyle w:val="TableHeading"/>
              <w:rPr>
                <w:caps w:val="0"/>
              </w:rPr>
            </w:pPr>
            <w:r>
              <w:rPr>
                <w:caps w:val="0"/>
              </w:rPr>
              <w:t>Subsystem Info</w:t>
            </w:r>
          </w:p>
        </w:tc>
        <w:tc>
          <w:tcPr>
            <w:tcW w:w="2430" w:type="dxa"/>
          </w:tcPr>
          <w:p w:rsidR="004C4186" w:rsidRDefault="004C4186" w:rsidP="00A27CA2">
            <w:pPr>
              <w:pStyle w:val="TableHeading"/>
              <w:rPr>
                <w:caps w:val="0"/>
              </w:rPr>
            </w:pPr>
            <w:r>
              <w:rPr>
                <w:caps w:val="0"/>
              </w:rPr>
              <w:t>Notes</w:t>
            </w:r>
          </w:p>
        </w:tc>
      </w:tr>
      <w:tr w:rsidR="004C4186" w:rsidTr="00A27CA2">
        <w:trPr>
          <w:cantSplit/>
          <w:jc w:val="center"/>
        </w:trPr>
        <w:tc>
          <w:tcPr>
            <w:tcW w:w="3600" w:type="dxa"/>
          </w:tcPr>
          <w:p w:rsidR="004C4186" w:rsidRDefault="004C4186" w:rsidP="00A27CA2">
            <w:r>
              <w:t>Network processor</w:t>
            </w:r>
          </w:p>
        </w:tc>
        <w:tc>
          <w:tcPr>
            <w:tcW w:w="2250" w:type="dxa"/>
          </w:tcPr>
          <w:p w:rsidR="004C4186" w:rsidRDefault="0081148B" w:rsidP="00A27CA2">
            <w:r>
              <w:t>FT-5000</w:t>
            </w:r>
          </w:p>
        </w:tc>
        <w:tc>
          <w:tcPr>
            <w:tcW w:w="2430" w:type="dxa"/>
          </w:tcPr>
          <w:p w:rsidR="004C4186" w:rsidRDefault="002E7A49" w:rsidP="00A27CA2">
            <w:pPr>
              <w:pStyle w:val="TableText"/>
            </w:pPr>
            <w:r>
              <w:t>Non conforming</w:t>
            </w:r>
          </w:p>
        </w:tc>
      </w:tr>
      <w:tr w:rsidR="00A27CA2" w:rsidTr="00A27CA2">
        <w:trPr>
          <w:cantSplit/>
          <w:jc w:val="center"/>
        </w:trPr>
        <w:tc>
          <w:tcPr>
            <w:tcW w:w="3600" w:type="dxa"/>
          </w:tcPr>
          <w:p w:rsidR="00A27CA2" w:rsidRDefault="00A27CA2" w:rsidP="00A27CA2">
            <w:r>
              <w:t>Transceiver type</w:t>
            </w:r>
          </w:p>
        </w:tc>
        <w:tc>
          <w:tcPr>
            <w:tcW w:w="2250" w:type="dxa"/>
          </w:tcPr>
          <w:p w:rsidR="00A27CA2" w:rsidRDefault="0081148B" w:rsidP="00A27CA2">
            <w:r>
              <w:t>FT-X</w:t>
            </w:r>
            <w:r w:rsidR="00223671">
              <w:t>3</w:t>
            </w:r>
          </w:p>
        </w:tc>
        <w:tc>
          <w:tcPr>
            <w:tcW w:w="2430" w:type="dxa"/>
          </w:tcPr>
          <w:p w:rsidR="00A27CA2" w:rsidRDefault="002E7A49" w:rsidP="00A27CA2">
            <w:pPr>
              <w:pStyle w:val="TableText"/>
            </w:pPr>
            <w:r>
              <w:t>Non conforming</w:t>
            </w:r>
          </w:p>
        </w:tc>
      </w:tr>
      <w:tr w:rsidR="00FD1A4A" w:rsidTr="00A27CA2">
        <w:trPr>
          <w:cantSplit/>
          <w:jc w:val="center"/>
        </w:trPr>
        <w:tc>
          <w:tcPr>
            <w:tcW w:w="3600" w:type="dxa"/>
          </w:tcPr>
          <w:p w:rsidR="00FD1A4A" w:rsidRDefault="00FD1A4A" w:rsidP="00A27CA2">
            <w:r>
              <w:t>LEDs (Tx, Rx, Service)</w:t>
            </w:r>
          </w:p>
        </w:tc>
        <w:tc>
          <w:tcPr>
            <w:tcW w:w="2250" w:type="dxa"/>
          </w:tcPr>
          <w:p w:rsidR="00FD1A4A" w:rsidRDefault="0081148B" w:rsidP="00A27CA2">
            <w:r>
              <w:t>TX, RX, Service</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r>
              <w:t>Service pushbutton</w:t>
            </w:r>
          </w:p>
        </w:tc>
        <w:tc>
          <w:tcPr>
            <w:tcW w:w="2250" w:type="dxa"/>
          </w:tcPr>
          <w:p w:rsidR="00FD1A4A" w:rsidRDefault="0081148B" w:rsidP="00A27CA2">
            <w:r>
              <w:t>Yes</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r>
              <w:t>Common mode isolation choke</w:t>
            </w:r>
          </w:p>
        </w:tc>
        <w:tc>
          <w:tcPr>
            <w:tcW w:w="2250" w:type="dxa"/>
          </w:tcPr>
          <w:p w:rsidR="00FD1A4A" w:rsidRDefault="0081148B" w:rsidP="00A27CA2">
            <w:r>
              <w:t>Yes</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r>
              <w:t>Magnetic shield</w:t>
            </w:r>
          </w:p>
        </w:tc>
        <w:tc>
          <w:tcPr>
            <w:tcW w:w="2250" w:type="dxa"/>
          </w:tcPr>
          <w:p w:rsidR="00FD1A4A" w:rsidRDefault="0081148B" w:rsidP="00A27CA2">
            <w:r>
              <w:t>No</w:t>
            </w:r>
          </w:p>
        </w:tc>
        <w:tc>
          <w:tcPr>
            <w:tcW w:w="2430" w:type="dxa"/>
          </w:tcPr>
          <w:p w:rsidR="00FD1A4A" w:rsidRDefault="002E7A49" w:rsidP="00A27CA2">
            <w:pPr>
              <w:pStyle w:val="TableText"/>
            </w:pPr>
            <w:r>
              <w:t>Non conforming</w:t>
            </w:r>
          </w:p>
        </w:tc>
      </w:tr>
      <w:tr w:rsidR="00FD1A4A" w:rsidTr="00A27CA2">
        <w:trPr>
          <w:cantSplit/>
          <w:jc w:val="center"/>
        </w:trPr>
        <w:tc>
          <w:tcPr>
            <w:tcW w:w="3600" w:type="dxa"/>
          </w:tcPr>
          <w:p w:rsidR="00FD1A4A" w:rsidRDefault="00FD1A4A" w:rsidP="00A27CA2">
            <w:r>
              <w:t>Surge absorbing flash tubes</w:t>
            </w:r>
          </w:p>
        </w:tc>
        <w:tc>
          <w:tcPr>
            <w:tcW w:w="2250" w:type="dxa"/>
          </w:tcPr>
          <w:p w:rsidR="00FD1A4A" w:rsidRDefault="0081148B" w:rsidP="00A27CA2">
            <w:r>
              <w:t>Yes</w:t>
            </w:r>
          </w:p>
        </w:tc>
        <w:tc>
          <w:tcPr>
            <w:tcW w:w="2430" w:type="dxa"/>
          </w:tcPr>
          <w:p w:rsidR="00FD1A4A" w:rsidRDefault="00FD1A4A" w:rsidP="00A27CA2">
            <w:pPr>
              <w:pStyle w:val="TableText"/>
            </w:pPr>
          </w:p>
        </w:tc>
      </w:tr>
      <w:tr w:rsidR="00FD1A4A" w:rsidTr="00A27CA2">
        <w:trPr>
          <w:cantSplit/>
          <w:jc w:val="center"/>
        </w:trPr>
        <w:tc>
          <w:tcPr>
            <w:tcW w:w="3600" w:type="dxa"/>
          </w:tcPr>
          <w:p w:rsidR="00FD1A4A" w:rsidRDefault="00FD1A4A" w:rsidP="00A27CA2">
            <w:pPr>
              <w:pStyle w:val="TableText"/>
              <w:rPr>
                <w:lang w:val="en-CA"/>
              </w:rPr>
            </w:pPr>
            <w:r>
              <w:rPr>
                <w:lang w:val="en-CA"/>
              </w:rPr>
              <w:t>Submit subsystem network interface design for review by QT?</w:t>
            </w:r>
          </w:p>
        </w:tc>
        <w:tc>
          <w:tcPr>
            <w:tcW w:w="2250" w:type="dxa"/>
          </w:tcPr>
          <w:p w:rsidR="00FD1A4A" w:rsidRDefault="0081148B" w:rsidP="00A27CA2">
            <w:r>
              <w:t>Yes</w:t>
            </w:r>
          </w:p>
        </w:tc>
        <w:tc>
          <w:tcPr>
            <w:tcW w:w="2430" w:type="dxa"/>
          </w:tcPr>
          <w:p w:rsidR="00FD1A4A" w:rsidRDefault="0081148B" w:rsidP="00A27CA2">
            <w:pPr>
              <w:pStyle w:val="TableText"/>
            </w:pPr>
            <w:r>
              <w:t>Upon Request</w:t>
            </w:r>
          </w:p>
        </w:tc>
      </w:tr>
    </w:tbl>
    <w:p w:rsidR="004C4186" w:rsidRDefault="004C4186" w:rsidP="004C4186">
      <w:pPr>
        <w:pStyle w:val="1"/>
        <w:keepNext/>
        <w:pageBreakBefore w:val="0"/>
        <w:tabs>
          <w:tab w:val="num" w:pos="432"/>
        </w:tabs>
        <w:suppressAutoHyphens w:val="0"/>
        <w:spacing w:before="160" w:after="80"/>
        <w:contextualSpacing w:val="0"/>
        <w:rPr>
          <w:lang w:val="en-CA"/>
        </w:rPr>
      </w:pPr>
      <w:bookmarkStart w:id="26" w:name="_Toc168794218"/>
      <w:bookmarkStart w:id="27" w:name="_Toc288654297"/>
      <w:bookmarkStart w:id="28" w:name="_Toc325043633"/>
      <w:r>
        <w:rPr>
          <w:lang w:val="en-CA"/>
        </w:rPr>
        <w:t>Network Management</w:t>
      </w:r>
      <w:bookmarkEnd w:id="26"/>
      <w:bookmarkEnd w:id="27"/>
      <w:bookmarkEnd w:id="28"/>
    </w:p>
    <w:p w:rsidR="004C4186" w:rsidRDefault="004C4186" w:rsidP="004C4186">
      <w:pPr>
        <w:pStyle w:val="BodyText"/>
      </w:pPr>
      <w:r>
        <w:t xml:space="preserve">The subsystem shall be capable of self-installation, i.e. set the system’s own network configuration without intervention by a network management tool. Full details of the required settings are provided in the current versions of the </w:t>
      </w:r>
      <w:r w:rsidR="00A27CA2">
        <w:t xml:space="preserve">MDS </w:t>
      </w:r>
      <w:r>
        <w:t>Car Monitoring Network ICD document (DDN-0432-0080) and in this document.</w:t>
      </w:r>
    </w:p>
    <w:p w:rsidR="004C4186" w:rsidRDefault="004C4186" w:rsidP="004C4186">
      <w:pPr>
        <w:pStyle w:val="BodyText"/>
      </w:pPr>
      <w:r>
        <w:t xml:space="preserve">All nodes shall support possible future usage of a network management tool, as described in the </w:t>
      </w:r>
      <w:r w:rsidR="00A27CA2">
        <w:t xml:space="preserve">MDS </w:t>
      </w:r>
      <w:r>
        <w:t>Car Monitoring Network ICD document.</w:t>
      </w:r>
    </w:p>
    <w:p w:rsidR="004C4186" w:rsidRDefault="004C4186" w:rsidP="004C4186">
      <w:pPr>
        <w:pStyle w:val="2"/>
        <w:keepNext/>
        <w:tabs>
          <w:tab w:val="num" w:pos="576"/>
        </w:tabs>
        <w:spacing w:after="100"/>
        <w:ind w:left="576"/>
        <w:rPr>
          <w:lang w:val="en-CA"/>
        </w:rPr>
      </w:pPr>
      <w:bookmarkStart w:id="29" w:name="_Toc164224901"/>
      <w:bookmarkStart w:id="30" w:name="_Toc164765096"/>
      <w:bookmarkStart w:id="31" w:name="_Toc168794219"/>
      <w:r>
        <w:rPr>
          <w:lang w:val="en-CA"/>
        </w:rPr>
        <w:br w:type="page"/>
      </w:r>
      <w:bookmarkStart w:id="32" w:name="_Toc288654298"/>
      <w:bookmarkStart w:id="33" w:name="_Toc325043634"/>
      <w:r>
        <w:rPr>
          <w:lang w:val="en-CA"/>
        </w:rPr>
        <w:lastRenderedPageBreak/>
        <w:t>Node Documentation</w:t>
      </w:r>
      <w:bookmarkEnd w:id="29"/>
      <w:bookmarkEnd w:id="30"/>
      <w:bookmarkEnd w:id="31"/>
      <w:bookmarkEnd w:id="32"/>
      <w:bookmarkEnd w:id="33"/>
    </w:p>
    <w:p w:rsidR="004C4186" w:rsidRDefault="004C4186" w:rsidP="004C4186">
      <w:pPr>
        <w:pStyle w:val="3"/>
        <w:keepNext/>
        <w:tabs>
          <w:tab w:val="num" w:pos="720"/>
        </w:tabs>
        <w:spacing w:before="120" w:after="80"/>
        <w:ind w:left="720"/>
        <w:rPr>
          <w:lang w:val="en-CA"/>
        </w:rPr>
      </w:pPr>
      <w:bookmarkStart w:id="34" w:name="_Toc164224902"/>
      <w:bookmarkStart w:id="35" w:name="_Toc164765097"/>
      <w:bookmarkStart w:id="36" w:name="_Toc168794220"/>
      <w:bookmarkStart w:id="37" w:name="_Toc288654299"/>
      <w:bookmarkStart w:id="38" w:name="_Toc325043635"/>
      <w:r>
        <w:rPr>
          <w:lang w:val="en-CA"/>
        </w:rPr>
        <w:t>Node Self-Documentation String</w:t>
      </w:r>
      <w:bookmarkEnd w:id="34"/>
      <w:bookmarkEnd w:id="35"/>
      <w:bookmarkEnd w:id="36"/>
      <w:bookmarkEnd w:id="37"/>
      <w:bookmarkEnd w:id="38"/>
    </w:p>
    <w:p w:rsidR="004C4186" w:rsidRDefault="004C4186" w:rsidP="004C4186">
      <w:pPr>
        <w:pStyle w:val="a2"/>
      </w:pPr>
      <w:r>
        <w:t>The Neuron C source code declaration shall be:</w:t>
      </w:r>
    </w:p>
    <w:p w:rsidR="004C4186" w:rsidRDefault="004C4186" w:rsidP="004C4186">
      <w:pPr>
        <w:pStyle w:val="a2"/>
      </w:pPr>
      <w:r>
        <w:tab/>
        <w:t>#pragma set_node_sd_string "COMM, Woojin PPPP, DDDD"</w:t>
      </w:r>
    </w:p>
    <w:p w:rsidR="004C4186" w:rsidRDefault="004C4186" w:rsidP="004C4186">
      <w:pPr>
        <w:pStyle w:val="Note"/>
      </w:pPr>
      <w:r>
        <w:t>PPPP:</w:t>
      </w:r>
      <w:r>
        <w:tab/>
        <w:t>Supplier part number</w:t>
      </w:r>
    </w:p>
    <w:p w:rsidR="004C4186" w:rsidRDefault="004C4186" w:rsidP="004C4186">
      <w:pPr>
        <w:pStyle w:val="Note"/>
      </w:pPr>
      <w:r>
        <w:t>DDDD:</w:t>
      </w:r>
      <w:r>
        <w:tab/>
        <w:t>Neuron SCI revision date in format YYYY-MM-DD</w:t>
      </w:r>
    </w:p>
    <w:p w:rsidR="004C4186" w:rsidRDefault="004C4186" w:rsidP="004C4186">
      <w:pPr>
        <w:pStyle w:val="3"/>
        <w:keepNext/>
        <w:tabs>
          <w:tab w:val="num" w:pos="720"/>
        </w:tabs>
        <w:spacing w:before="120" w:after="80"/>
        <w:ind w:left="720"/>
        <w:rPr>
          <w:lang w:val="en-CA"/>
        </w:rPr>
      </w:pPr>
      <w:bookmarkStart w:id="39" w:name="_Toc164224903"/>
      <w:bookmarkStart w:id="40" w:name="_Toc164765098"/>
      <w:bookmarkStart w:id="41" w:name="_Toc168794221"/>
      <w:bookmarkStart w:id="42" w:name="_Toc288654300"/>
      <w:bookmarkStart w:id="43" w:name="_Toc325043636"/>
      <w:r>
        <w:rPr>
          <w:lang w:val="en-CA"/>
        </w:rPr>
        <w:t>Node Program ID</w:t>
      </w:r>
      <w:bookmarkEnd w:id="39"/>
      <w:bookmarkEnd w:id="40"/>
      <w:bookmarkEnd w:id="41"/>
      <w:bookmarkEnd w:id="42"/>
      <w:bookmarkEnd w:id="43"/>
    </w:p>
    <w:p w:rsidR="004C4186" w:rsidRDefault="004C4186" w:rsidP="004C4186">
      <w:pPr>
        <w:pStyle w:val="a2"/>
      </w:pPr>
      <w:r>
        <w:t>The Neuron C source code declaration shall be:</w:t>
      </w:r>
    </w:p>
    <w:p w:rsidR="004C4186" w:rsidRDefault="004C4186" w:rsidP="004C4186">
      <w:pPr>
        <w:pStyle w:val="a2"/>
      </w:pPr>
      <w:r>
        <w:tab/>
        <w:t>#pragma set_id_string "COMM"</w:t>
      </w:r>
    </w:p>
    <w:p w:rsidR="004C4186" w:rsidRDefault="004C4186" w:rsidP="004C4186">
      <w:pPr>
        <w:pStyle w:val="1"/>
        <w:keepNext/>
        <w:pageBreakBefore w:val="0"/>
        <w:tabs>
          <w:tab w:val="num" w:pos="432"/>
        </w:tabs>
        <w:suppressAutoHyphens w:val="0"/>
        <w:spacing w:before="160" w:after="80"/>
        <w:contextualSpacing w:val="0"/>
      </w:pPr>
      <w:bookmarkStart w:id="44" w:name="_Toc288654301"/>
      <w:bookmarkStart w:id="45" w:name="_Toc325043637"/>
      <w:r>
        <w:t>Network Node</w:t>
      </w:r>
      <w:bookmarkEnd w:id="44"/>
      <w:bookmarkEnd w:id="45"/>
    </w:p>
    <w:p w:rsidR="004C4186" w:rsidRDefault="007438F6" w:rsidP="004C4186">
      <w:pPr>
        <w:pStyle w:val="BodyText"/>
      </w:pPr>
      <w:r>
        <w:fldChar w:fldCharType="begin"/>
      </w:r>
      <w:r w:rsidR="004C4186">
        <w:instrText xml:space="preserve"> REF _Ref163969057 \h </w:instrText>
      </w:r>
      <w:r>
        <w:fldChar w:fldCharType="separate"/>
      </w:r>
      <w:r w:rsidR="00D15C27">
        <w:t xml:space="preserve">Figure </w:t>
      </w:r>
      <w:r w:rsidR="00D15C27">
        <w:rPr>
          <w:noProof/>
        </w:rPr>
        <w:t>1</w:t>
      </w:r>
      <w:r>
        <w:fldChar w:fldCharType="end"/>
      </w:r>
      <w:r w:rsidR="004C4186">
        <w:t xml:space="preserve"> shows the Communications Node functional blocks, network variables and configuration properties. The following subsections provide network variable and configuration property details.</w:t>
      </w:r>
    </w:p>
    <w:p w:rsidR="004C4186" w:rsidRDefault="004C4186" w:rsidP="004C4186">
      <w:pPr>
        <w:pStyle w:val="BodyText"/>
      </w:pPr>
      <w:r>
        <w:t>Note: Object numbering is consistent across all subsystems on the train. Object #2 (SCI Update) is not used for the Communications node.</w:t>
      </w:r>
    </w:p>
    <w:p w:rsidR="004C4186" w:rsidRDefault="000E6A2B" w:rsidP="004C4186">
      <w:pPr>
        <w:pStyle w:val="Figures"/>
      </w:pPr>
      <w:r>
        <w:object w:dxaOrig="6544" w:dyaOrig="111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6.6pt;height:501.7pt" o:ole="">
            <v:imagedata r:id="rId18" o:title="" cropbottom="6754f"/>
          </v:shape>
          <o:OLEObject Type="Embed" ProgID="Visio.Drawing.11" ShapeID="_x0000_i1025" DrawAspect="Content" ObjectID="_1398857431" r:id="rId19"/>
        </w:object>
      </w:r>
    </w:p>
    <w:p w:rsidR="004C4186" w:rsidRDefault="004C4186" w:rsidP="004C4186">
      <w:pPr>
        <w:pStyle w:val="af3"/>
        <w:keepNext w:val="0"/>
      </w:pPr>
      <w:bookmarkStart w:id="46" w:name="_Ref163969057"/>
      <w:bookmarkStart w:id="47" w:name="_Toc288654282"/>
      <w:bookmarkStart w:id="48" w:name="_Toc312405258"/>
      <w:r>
        <w:t xml:space="preserve">Figure </w:t>
      </w:r>
      <w:fldSimple w:instr=" SEQ Figure \* ARABIC ">
        <w:r w:rsidR="00D15C27">
          <w:rPr>
            <w:noProof/>
          </w:rPr>
          <w:t>1</w:t>
        </w:r>
      </w:fldSimple>
      <w:bookmarkEnd w:id="46"/>
      <w:r>
        <w:t>: Communications Node</w:t>
      </w:r>
      <w:bookmarkEnd w:id="47"/>
      <w:bookmarkEnd w:id="48"/>
    </w:p>
    <w:p w:rsidR="004C4186" w:rsidRDefault="004C4186" w:rsidP="004C4186">
      <w:pPr>
        <w:pStyle w:val="2"/>
        <w:keepNext/>
        <w:tabs>
          <w:tab w:val="num" w:pos="576"/>
        </w:tabs>
        <w:spacing w:after="100"/>
        <w:ind w:left="576"/>
      </w:pPr>
      <w:bookmarkStart w:id="49" w:name="_Toc288654302"/>
      <w:bookmarkStart w:id="50" w:name="_Toc325043638"/>
      <w:r>
        <w:t>Node Object – Object #0</w:t>
      </w:r>
      <w:bookmarkEnd w:id="49"/>
      <w:bookmarkEnd w:id="50"/>
    </w:p>
    <w:p w:rsidR="004C4186" w:rsidRDefault="004C4186" w:rsidP="004C4186">
      <w:pPr>
        <w:pStyle w:val="3"/>
        <w:keepNext/>
        <w:tabs>
          <w:tab w:val="num" w:pos="720"/>
        </w:tabs>
        <w:spacing w:before="120" w:after="80"/>
        <w:ind w:left="720"/>
      </w:pPr>
      <w:bookmarkStart w:id="51" w:name="_Toc288654303"/>
      <w:bookmarkStart w:id="52" w:name="_Toc325043639"/>
      <w:r>
        <w:t>nvi00ObjRequest</w:t>
      </w:r>
      <w:bookmarkEnd w:id="51"/>
      <w:bookmarkEnd w:id="52"/>
    </w:p>
    <w:p w:rsidR="004C4186" w:rsidRDefault="004C4186" w:rsidP="004C4186">
      <w:pPr>
        <w:pStyle w:val="BodyText"/>
        <w:tabs>
          <w:tab w:val="left" w:pos="2160"/>
        </w:tabs>
        <w:ind w:left="2160" w:hanging="1440"/>
      </w:pPr>
      <w:r>
        <w:t>Declaration:</w:t>
      </w:r>
      <w:r>
        <w:tab/>
        <w:t>network input sd_string("@0|1") SNVT_obj_request nvi00ObjRequest</w:t>
      </w:r>
    </w:p>
    <w:p w:rsidR="004C4186" w:rsidRDefault="004C4186" w:rsidP="004C4186">
      <w:pPr>
        <w:pStyle w:val="BodyText"/>
        <w:tabs>
          <w:tab w:val="left" w:pos="2160"/>
        </w:tabs>
        <w:ind w:left="2160" w:hanging="1440"/>
      </w:pPr>
      <w:r>
        <w:t>Description:</w:t>
      </w:r>
      <w:r>
        <w:tab/>
        <w:t>Mandatory variable defined in LonMark Functional Profile: Node Object, LonMark SNVT Master List. This input variable provides the mechanism to request a particular mode for the node as a whole.</w:t>
      </w:r>
    </w:p>
    <w:p w:rsidR="004C4186" w:rsidRDefault="004C4186" w:rsidP="004C4186">
      <w:pPr>
        <w:pStyle w:val="4"/>
        <w:keepNext/>
        <w:tabs>
          <w:tab w:val="num" w:pos="864"/>
        </w:tabs>
        <w:suppressAutoHyphens w:val="0"/>
        <w:spacing w:before="240" w:after="60"/>
        <w:ind w:left="864"/>
      </w:pPr>
      <w:r>
        <w:lastRenderedPageBreak/>
        <w:t>Data Value</w:t>
      </w:r>
    </w:p>
    <w:p w:rsidR="004C4186" w:rsidRDefault="004C4186" w:rsidP="004C4186">
      <w:pPr>
        <w:pStyle w:val="BodyText"/>
      </w:pPr>
      <w:r>
        <w:t>Refer to the SNVT Master List and DDN-0432-0080 for request types supported.</w:t>
      </w:r>
    </w:p>
    <w:p w:rsidR="004C4186" w:rsidRDefault="004C4186" w:rsidP="004C4186">
      <w:pPr>
        <w:pStyle w:val="3"/>
        <w:keepNext/>
        <w:tabs>
          <w:tab w:val="num" w:pos="720"/>
        </w:tabs>
        <w:spacing w:before="120" w:after="80"/>
        <w:ind w:left="720"/>
      </w:pPr>
      <w:bookmarkStart w:id="53" w:name="_Toc288654304"/>
      <w:bookmarkStart w:id="54" w:name="_Toc325043640"/>
      <w:r>
        <w:t>nvo00ObjStatus</w:t>
      </w:r>
      <w:bookmarkEnd w:id="53"/>
      <w:bookmarkEnd w:id="54"/>
    </w:p>
    <w:p w:rsidR="004C4186" w:rsidRDefault="004C4186" w:rsidP="004C4186">
      <w:pPr>
        <w:pStyle w:val="BodyText"/>
        <w:tabs>
          <w:tab w:val="left" w:pos="2160"/>
        </w:tabs>
        <w:ind w:left="2160" w:hanging="1440"/>
      </w:pPr>
      <w:r>
        <w:t>Declaration:</w:t>
      </w:r>
      <w:r>
        <w:tab/>
        <w:t>network output sd_string("@0|2") SNVT_obj_status nvo00ObjStatus</w:t>
      </w:r>
    </w:p>
    <w:p w:rsidR="004C4186" w:rsidRDefault="004C4186" w:rsidP="004C4186">
      <w:pPr>
        <w:pStyle w:val="BodyText"/>
        <w:tabs>
          <w:tab w:val="left" w:pos="2160"/>
        </w:tabs>
        <w:ind w:left="2160" w:hanging="1440"/>
      </w:pPr>
      <w:r>
        <w:t>Description:</w:t>
      </w:r>
      <w:r>
        <w:tab/>
        <w:t>Mandatory variable defined in LonMark Functional Profile: Node Object, LonMark SNVT Master List. This output variable reports the general status of the node.</w:t>
      </w:r>
    </w:p>
    <w:p w:rsidR="004C4186" w:rsidRDefault="004C4186" w:rsidP="004C4186">
      <w:pPr>
        <w:pStyle w:val="BodyText"/>
        <w:tabs>
          <w:tab w:val="left" w:pos="2160"/>
        </w:tabs>
        <w:ind w:left="2160" w:hanging="1440"/>
      </w:pPr>
      <w:r>
        <w:t>Destination:</w:t>
      </w:r>
      <w:r>
        <w:tab/>
        <w:t>CDT</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Refer to the SNVT Master List and DDN-0432-0080 for status items supported.</w:t>
      </w:r>
    </w:p>
    <w:p w:rsidR="004C4186" w:rsidRDefault="004C4186" w:rsidP="004C4186">
      <w:pPr>
        <w:pStyle w:val="3"/>
        <w:keepNext/>
        <w:tabs>
          <w:tab w:val="num" w:pos="720"/>
        </w:tabs>
        <w:spacing w:before="120" w:after="80"/>
        <w:ind w:left="720"/>
      </w:pPr>
      <w:bookmarkStart w:id="55" w:name="_Toc288654305"/>
      <w:bookmarkStart w:id="56" w:name="_Toc325043641"/>
      <w:r>
        <w:t>nvi00CDTCommand</w:t>
      </w:r>
      <w:bookmarkEnd w:id="55"/>
      <w:bookmarkEnd w:id="56"/>
    </w:p>
    <w:p w:rsidR="004C4186" w:rsidRDefault="004C4186" w:rsidP="004C4186">
      <w:pPr>
        <w:pStyle w:val="BodyText"/>
        <w:tabs>
          <w:tab w:val="left" w:pos="2160"/>
        </w:tabs>
        <w:ind w:left="2160" w:hanging="1440"/>
      </w:pPr>
      <w:r>
        <w:t>Declaration:</w:t>
      </w:r>
      <w:r>
        <w:tab/>
        <w:t>network input sd_string("@0|3") UNVT_CDT_command nvi00CDTCommand</w:t>
      </w:r>
    </w:p>
    <w:p w:rsidR="004C4186" w:rsidRDefault="004C4186" w:rsidP="004C4186">
      <w:pPr>
        <w:pStyle w:val="BodyText"/>
        <w:tabs>
          <w:tab w:val="left" w:pos="2160"/>
        </w:tabs>
        <w:ind w:left="2160" w:hanging="1440"/>
      </w:pPr>
      <w:r>
        <w:t>Description:</w:t>
      </w:r>
      <w:r>
        <w:tab/>
        <w:t xml:space="preserve">Command from the CDT. See section </w:t>
      </w:r>
      <w:r w:rsidR="007438F6">
        <w:fldChar w:fldCharType="begin"/>
      </w:r>
      <w:r>
        <w:instrText xml:space="preserve"> REF _Ref164222958 \r \h </w:instrText>
      </w:r>
      <w:r w:rsidR="007438F6">
        <w:fldChar w:fldCharType="separate"/>
      </w:r>
      <w:r w:rsidR="00D15C27">
        <w:t>5.2.1</w:t>
      </w:r>
      <w:r w:rsidR="007438F6">
        <w:fldChar w:fldCharType="end"/>
      </w:r>
      <w:r>
        <w:t xml:space="preserve"> for the description of this data structure.</w:t>
      </w:r>
    </w:p>
    <w:p w:rsidR="004C4186" w:rsidRDefault="004C4186" w:rsidP="004C4186">
      <w:pPr>
        <w:pStyle w:val="4"/>
        <w:keepNext/>
        <w:tabs>
          <w:tab w:val="num" w:pos="864"/>
        </w:tabs>
        <w:suppressAutoHyphens w:val="0"/>
        <w:spacing w:before="240" w:after="60"/>
        <w:ind w:left="864"/>
      </w:pPr>
      <w:bookmarkStart w:id="57" w:name="_Ref163881075"/>
      <w:r>
        <w:t>Data Value</w:t>
      </w:r>
    </w:p>
    <w:p w:rsidR="004C4186" w:rsidRDefault="004C4186" w:rsidP="004C4186">
      <w:pPr>
        <w:pStyle w:val="af3"/>
      </w:pPr>
      <w:bookmarkStart w:id="58" w:name="_Toc288654286"/>
      <w:bookmarkStart w:id="59" w:name="_Toc312405249"/>
      <w:r>
        <w:t xml:space="preserve">Table </w:t>
      </w:r>
      <w:fldSimple w:instr=" SEQ Table \* ARABIC ">
        <w:r w:rsidR="00D15C27">
          <w:rPr>
            <w:noProof/>
          </w:rPr>
          <w:t>2</w:t>
        </w:r>
      </w:fldSimple>
      <w:bookmarkEnd w:id="57"/>
      <w:r>
        <w:t>: CDT Commands</w:t>
      </w:r>
      <w:bookmarkEnd w:id="58"/>
      <w:bookmarkEnd w:id="5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5"/>
        <w:gridCol w:w="1506"/>
        <w:gridCol w:w="1061"/>
        <w:gridCol w:w="1212"/>
        <w:gridCol w:w="5224"/>
      </w:tblGrid>
      <w:tr w:rsidR="004C4186" w:rsidTr="00A27CA2">
        <w:trPr>
          <w:cantSplit/>
          <w:tblHeader/>
        </w:trPr>
        <w:tc>
          <w:tcPr>
            <w:tcW w:w="465" w:type="dxa"/>
          </w:tcPr>
          <w:p w:rsidR="004C4186" w:rsidRDefault="004C4186" w:rsidP="00A27CA2">
            <w:pPr>
              <w:pStyle w:val="tableheading0"/>
              <w:keepNext/>
              <w:jc w:val="center"/>
              <w:rPr>
                <w:caps w:val="0"/>
              </w:rPr>
            </w:pPr>
            <w:r>
              <w:rPr>
                <w:caps w:val="0"/>
              </w:rPr>
              <w:t>ID</w:t>
            </w:r>
          </w:p>
        </w:tc>
        <w:tc>
          <w:tcPr>
            <w:tcW w:w="1506" w:type="dxa"/>
          </w:tcPr>
          <w:p w:rsidR="004C4186" w:rsidRDefault="004C4186" w:rsidP="00A27CA2">
            <w:pPr>
              <w:pStyle w:val="tableheading0"/>
              <w:keepNext/>
              <w:rPr>
                <w:caps w:val="0"/>
              </w:rPr>
            </w:pPr>
            <w:r>
              <w:rPr>
                <w:caps w:val="0"/>
              </w:rPr>
              <w:t>CDTCommand</w:t>
            </w:r>
          </w:p>
        </w:tc>
        <w:tc>
          <w:tcPr>
            <w:tcW w:w="1061" w:type="dxa"/>
          </w:tcPr>
          <w:p w:rsidR="004C4186" w:rsidRDefault="004C4186" w:rsidP="00A27CA2">
            <w:pPr>
              <w:pStyle w:val="tableheading0"/>
              <w:keepNext/>
              <w:rPr>
                <w:caps w:val="0"/>
              </w:rPr>
            </w:pPr>
            <w:r>
              <w:rPr>
                <w:caps w:val="0"/>
              </w:rPr>
              <w:t>Argument</w:t>
            </w:r>
          </w:p>
        </w:tc>
        <w:tc>
          <w:tcPr>
            <w:tcW w:w="1212" w:type="dxa"/>
          </w:tcPr>
          <w:p w:rsidR="004C4186" w:rsidRDefault="004C4186" w:rsidP="00A27CA2">
            <w:pPr>
              <w:pStyle w:val="tableheading0"/>
              <w:keepNext/>
              <w:rPr>
                <w:caps w:val="0"/>
              </w:rPr>
            </w:pPr>
            <w:r>
              <w:rPr>
                <w:caps w:val="0"/>
              </w:rPr>
              <w:t>System Info</w:t>
            </w:r>
          </w:p>
        </w:tc>
        <w:tc>
          <w:tcPr>
            <w:tcW w:w="5224" w:type="dxa"/>
          </w:tcPr>
          <w:p w:rsidR="004C4186" w:rsidRDefault="004C4186" w:rsidP="00A27CA2">
            <w:pPr>
              <w:pStyle w:val="tableheading0"/>
              <w:keepNext/>
              <w:rPr>
                <w:caps w:val="0"/>
              </w:rPr>
            </w:pPr>
            <w:r>
              <w:rPr>
                <w:caps w:val="0"/>
              </w:rPr>
              <w:t>Notes</w:t>
            </w:r>
          </w:p>
        </w:tc>
      </w:tr>
      <w:tr w:rsidR="004C4186" w:rsidTr="00A27CA2">
        <w:trPr>
          <w:cantSplit/>
        </w:trPr>
        <w:tc>
          <w:tcPr>
            <w:tcW w:w="465" w:type="dxa"/>
          </w:tcPr>
          <w:p w:rsidR="004C4186" w:rsidRDefault="004C4186" w:rsidP="00A27CA2">
            <w:pPr>
              <w:pStyle w:val="TableText"/>
              <w:jc w:val="center"/>
            </w:pPr>
            <w:r>
              <w:t>1</w:t>
            </w:r>
          </w:p>
        </w:tc>
        <w:tc>
          <w:tcPr>
            <w:tcW w:w="1506" w:type="dxa"/>
          </w:tcPr>
          <w:p w:rsidR="004C4186" w:rsidRDefault="004C4186" w:rsidP="00A27CA2">
            <w:pPr>
              <w:pStyle w:val="TableText"/>
            </w:pPr>
            <w:r>
              <w:t>Broadcast Time</w:t>
            </w:r>
          </w:p>
        </w:tc>
        <w:tc>
          <w:tcPr>
            <w:tcW w:w="1061" w:type="dxa"/>
          </w:tcPr>
          <w:p w:rsidR="004C4186" w:rsidRDefault="004C4186" w:rsidP="00A27CA2">
            <w:pPr>
              <w:pStyle w:val="TableText"/>
            </w:pPr>
            <w:r>
              <w:t>Unused</w:t>
            </w:r>
          </w:p>
        </w:tc>
        <w:tc>
          <w:tcPr>
            <w:tcW w:w="1212" w:type="dxa"/>
          </w:tcPr>
          <w:p w:rsidR="004C4186" w:rsidRDefault="004C4186" w:rsidP="00A27CA2">
            <w:pPr>
              <w:pStyle w:val="TableText"/>
            </w:pPr>
          </w:p>
        </w:tc>
        <w:tc>
          <w:tcPr>
            <w:tcW w:w="5224" w:type="dxa"/>
          </w:tcPr>
          <w:p w:rsidR="004C4186" w:rsidRDefault="004C4186" w:rsidP="00A27CA2">
            <w:pPr>
              <w:pStyle w:val="TableText"/>
            </w:pPr>
            <w:r>
              <w:t>In response, the Communications subsystem shall update and transmit its nvo00TimeStamp network variable one time. Periodic transmission of the network variable is unaffected.</w:t>
            </w:r>
          </w:p>
          <w:p w:rsidR="004C4186" w:rsidRDefault="004C4186" w:rsidP="00A27CA2">
            <w:pPr>
              <w:pStyle w:val="TableText"/>
            </w:pPr>
            <w:r>
              <w:t>CDT command will be sent at network startup and as required.</w:t>
            </w:r>
          </w:p>
        </w:tc>
      </w:tr>
    </w:tbl>
    <w:p w:rsidR="004C4186" w:rsidRDefault="004C4186" w:rsidP="004C4186"/>
    <w:p w:rsidR="004C4186" w:rsidRDefault="004C4186" w:rsidP="004C4186">
      <w:pPr>
        <w:pStyle w:val="BodyText"/>
      </w:pPr>
      <w:r>
        <w:t>All other nvi00CDTCommand values shall be ignored.</w:t>
      </w:r>
    </w:p>
    <w:p w:rsidR="004C4186" w:rsidRDefault="004C4186" w:rsidP="004C4186">
      <w:pPr>
        <w:pStyle w:val="3"/>
        <w:keepNext/>
        <w:tabs>
          <w:tab w:val="num" w:pos="720"/>
        </w:tabs>
        <w:spacing w:before="120" w:after="80"/>
        <w:ind w:left="720"/>
      </w:pPr>
      <w:bookmarkStart w:id="60" w:name="_Toc288654306"/>
      <w:bookmarkStart w:id="61" w:name="_Toc325043642"/>
      <w:r>
        <w:t>nvo00TimeStamp</w:t>
      </w:r>
      <w:bookmarkEnd w:id="60"/>
      <w:bookmarkEnd w:id="61"/>
    </w:p>
    <w:p w:rsidR="004C4186" w:rsidRDefault="004C4186" w:rsidP="004C4186">
      <w:pPr>
        <w:pStyle w:val="BodyText"/>
        <w:tabs>
          <w:tab w:val="left" w:pos="2160"/>
        </w:tabs>
        <w:ind w:left="2160" w:hanging="1440"/>
      </w:pPr>
      <w:r>
        <w:t>Declaration:</w:t>
      </w:r>
      <w:r>
        <w:tab/>
        <w:t>network output sd_string("@0|4") SNVT_time_stamp nvo00TimeStamp</w:t>
      </w:r>
    </w:p>
    <w:p w:rsidR="004C4186" w:rsidRDefault="004C4186" w:rsidP="004C4186">
      <w:pPr>
        <w:pStyle w:val="BodyText"/>
        <w:tabs>
          <w:tab w:val="left" w:pos="2160"/>
        </w:tabs>
        <w:ind w:left="2160" w:hanging="1440"/>
      </w:pPr>
      <w:r>
        <w:t>Description:</w:t>
      </w:r>
      <w:r>
        <w:tab/>
        <w:t>The Communications subsystem shall provide the current UTC time to all other subsystems i.e. to all nodes in the car. The communication system shall send this network variable when receiving a command through the nvi00CDTCommand network variable and once per hour.</w:t>
      </w:r>
    </w:p>
    <w:p w:rsidR="004C4186" w:rsidRDefault="004C4186" w:rsidP="004C4186">
      <w:pPr>
        <w:pStyle w:val="BodyText"/>
        <w:tabs>
          <w:tab w:val="left" w:pos="2160"/>
        </w:tabs>
        <w:ind w:left="2160" w:hanging="1440"/>
      </w:pPr>
      <w:r>
        <w:t>Destination:</w:t>
      </w:r>
      <w:r>
        <w:tab/>
        <w:t>Domain Broadcast</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Current time in UTC format.</w:t>
      </w:r>
    </w:p>
    <w:p w:rsidR="004C4186" w:rsidRDefault="004C4186" w:rsidP="004C4186">
      <w:pPr>
        <w:pStyle w:val="3"/>
        <w:keepNext/>
        <w:tabs>
          <w:tab w:val="num" w:pos="720"/>
        </w:tabs>
        <w:spacing w:before="120" w:after="80"/>
        <w:ind w:left="720"/>
      </w:pPr>
      <w:bookmarkStart w:id="62" w:name="_Toc288654307"/>
      <w:bookmarkStart w:id="63" w:name="_Toc325043643"/>
      <w:r>
        <w:t>nvi00FileReq</w:t>
      </w:r>
      <w:bookmarkEnd w:id="62"/>
      <w:bookmarkEnd w:id="63"/>
    </w:p>
    <w:p w:rsidR="004C4186" w:rsidRDefault="004C4186" w:rsidP="004C4186">
      <w:pPr>
        <w:pStyle w:val="BodyText"/>
        <w:tabs>
          <w:tab w:val="left" w:pos="2160"/>
        </w:tabs>
        <w:ind w:left="2160" w:hanging="1440"/>
      </w:pPr>
      <w:r>
        <w:t>Declaration:</w:t>
      </w:r>
      <w:r>
        <w:tab/>
        <w:t>network input sd_string("@0|5") SNVT_file_req nvi00FileReq</w:t>
      </w:r>
    </w:p>
    <w:p w:rsidR="004C4186" w:rsidRDefault="004C4186" w:rsidP="004C4186">
      <w:pPr>
        <w:pStyle w:val="BodyText"/>
        <w:tabs>
          <w:tab w:val="left" w:pos="2160"/>
        </w:tabs>
        <w:ind w:left="2160" w:hanging="1440"/>
      </w:pPr>
      <w:r>
        <w:t>Description:</w:t>
      </w:r>
      <w:r>
        <w:tab/>
        <w:t>Receives requests from the CDT, used to control file transfer for wayside transfer.</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See DDN-0432-0080 section 7.2.</w:t>
      </w:r>
    </w:p>
    <w:p w:rsidR="004C4186" w:rsidRDefault="004C4186" w:rsidP="004C4186">
      <w:pPr>
        <w:pStyle w:val="3"/>
        <w:keepNext/>
        <w:tabs>
          <w:tab w:val="num" w:pos="720"/>
        </w:tabs>
        <w:spacing w:before="120" w:after="80"/>
        <w:ind w:left="720"/>
      </w:pPr>
      <w:bookmarkStart w:id="64" w:name="_Toc288654308"/>
      <w:bookmarkStart w:id="65" w:name="_Toc325043644"/>
      <w:r>
        <w:t>nvo00FileStat</w:t>
      </w:r>
      <w:bookmarkEnd w:id="64"/>
      <w:bookmarkEnd w:id="65"/>
    </w:p>
    <w:p w:rsidR="004C4186" w:rsidRDefault="004C4186" w:rsidP="004C4186">
      <w:pPr>
        <w:pStyle w:val="BodyText"/>
        <w:tabs>
          <w:tab w:val="left" w:pos="2160"/>
        </w:tabs>
        <w:ind w:left="2160" w:hanging="1440"/>
      </w:pPr>
      <w:r>
        <w:t>Declaration:</w:t>
      </w:r>
      <w:r>
        <w:tab/>
        <w:t>network output sd_string("@0|6") SNVT_file_status nvo00FileStat</w:t>
      </w:r>
    </w:p>
    <w:p w:rsidR="004C4186" w:rsidRDefault="004C4186" w:rsidP="004C4186">
      <w:pPr>
        <w:pStyle w:val="BodyText"/>
        <w:tabs>
          <w:tab w:val="left" w:pos="2160"/>
        </w:tabs>
        <w:ind w:left="2160" w:hanging="1440"/>
      </w:pPr>
      <w:r>
        <w:t>Description:</w:t>
      </w:r>
      <w:r>
        <w:tab/>
        <w:t>Sends file transfer status to the CDT during wayside transfer.</w:t>
      </w:r>
    </w:p>
    <w:p w:rsidR="004C4186" w:rsidRDefault="004C4186" w:rsidP="004C4186">
      <w:pPr>
        <w:pStyle w:val="BodyText"/>
        <w:tabs>
          <w:tab w:val="left" w:pos="2160"/>
        </w:tabs>
        <w:ind w:left="2160" w:hanging="1440"/>
      </w:pPr>
      <w:r>
        <w:t>Destination:</w:t>
      </w:r>
      <w:r>
        <w:tab/>
        <w:t>CDT</w:t>
      </w:r>
    </w:p>
    <w:p w:rsidR="004C4186" w:rsidRDefault="004C4186" w:rsidP="004C4186">
      <w:pPr>
        <w:pStyle w:val="4"/>
        <w:keepNext/>
        <w:tabs>
          <w:tab w:val="num" w:pos="864"/>
        </w:tabs>
        <w:suppressAutoHyphens w:val="0"/>
        <w:spacing w:before="240" w:after="60"/>
        <w:ind w:left="864"/>
      </w:pPr>
      <w:r>
        <w:lastRenderedPageBreak/>
        <w:t>Data Value</w:t>
      </w:r>
    </w:p>
    <w:p w:rsidR="004C4186" w:rsidRDefault="004C4186" w:rsidP="004C4186">
      <w:pPr>
        <w:pStyle w:val="BodyText"/>
      </w:pPr>
      <w:r>
        <w:t>See DDN-0432-0080 section 7.2.</w:t>
      </w:r>
    </w:p>
    <w:p w:rsidR="004C4186" w:rsidRDefault="004C4186" w:rsidP="004C4186">
      <w:pPr>
        <w:pStyle w:val="3"/>
        <w:keepNext/>
        <w:tabs>
          <w:tab w:val="num" w:pos="720"/>
        </w:tabs>
        <w:spacing w:before="120" w:after="80"/>
        <w:ind w:left="720"/>
      </w:pPr>
      <w:bookmarkStart w:id="66" w:name="_Toc288654311"/>
      <w:bookmarkStart w:id="67" w:name="_Toc325043645"/>
      <w:r>
        <w:t>nci00NetConfig</w:t>
      </w:r>
      <w:bookmarkEnd w:id="66"/>
      <w:bookmarkEnd w:id="67"/>
    </w:p>
    <w:p w:rsidR="004C4186" w:rsidRDefault="004C4186" w:rsidP="004C4186">
      <w:pPr>
        <w:pStyle w:val="BodyText"/>
        <w:tabs>
          <w:tab w:val="left" w:pos="2160"/>
        </w:tabs>
        <w:ind w:left="2160" w:hanging="1440"/>
      </w:pPr>
      <w:r>
        <w:t>Declaration:</w:t>
      </w:r>
      <w:r>
        <w:tab/>
        <w:t>config network input sd_string("&amp;0,,0\x90,25;") SCPTnwrkCnfg nci00NetConfig</w:t>
      </w:r>
    </w:p>
    <w:p w:rsidR="004C4186" w:rsidRDefault="004C4186" w:rsidP="004C4186">
      <w:pPr>
        <w:pStyle w:val="BodyText"/>
        <w:tabs>
          <w:tab w:val="left" w:pos="2160"/>
        </w:tabs>
        <w:ind w:left="2160" w:hanging="1440"/>
      </w:pPr>
      <w:r>
        <w:t>Description:</w:t>
      </w:r>
      <w:r>
        <w:tab/>
        <w:t>All nodes must support self-installation and provide a configuration property to allow a network tool to override the node’s self-installation procedure. If the value of this variable is set to CFG_EXTERNAL when the node is reset or powers up, then the node shall not execute any of its self-installation functions. See DDN-0432-0080 section 6.3.5 for details.</w:t>
      </w:r>
    </w:p>
    <w:p w:rsidR="004C4186" w:rsidRDefault="004C4186" w:rsidP="004C4186">
      <w:pPr>
        <w:pStyle w:val="4"/>
        <w:keepNext/>
        <w:tabs>
          <w:tab w:val="num" w:pos="864"/>
        </w:tabs>
        <w:suppressAutoHyphens w:val="0"/>
        <w:spacing w:before="240" w:after="60"/>
        <w:ind w:left="864"/>
      </w:pPr>
      <w:r>
        <w:t>Preset Value</w:t>
      </w:r>
    </w:p>
    <w:p w:rsidR="004C4186" w:rsidRDefault="004C4186" w:rsidP="004C4186">
      <w:pPr>
        <w:pStyle w:val="BodyText"/>
      </w:pPr>
      <w:r>
        <w:t>This variable shall be initialized to CFG_LOCAL when subsystem software is reloaded and when units are delivered from the factory.</w:t>
      </w:r>
    </w:p>
    <w:p w:rsidR="004C4186" w:rsidRDefault="004C4186" w:rsidP="004C4186">
      <w:pPr>
        <w:pStyle w:val="2"/>
        <w:keepNext/>
        <w:tabs>
          <w:tab w:val="num" w:pos="576"/>
        </w:tabs>
        <w:spacing w:after="100"/>
        <w:ind w:left="576"/>
      </w:pPr>
      <w:bookmarkStart w:id="68" w:name="_Toc288654312"/>
      <w:bookmarkStart w:id="69" w:name="_Toc325043646"/>
      <w:r>
        <w:t>Monitoring Object – Object #1</w:t>
      </w:r>
      <w:bookmarkEnd w:id="68"/>
      <w:bookmarkEnd w:id="69"/>
    </w:p>
    <w:p w:rsidR="004C4186" w:rsidRDefault="004C4186" w:rsidP="004C4186">
      <w:pPr>
        <w:pStyle w:val="3"/>
        <w:keepNext/>
        <w:tabs>
          <w:tab w:val="num" w:pos="720"/>
        </w:tabs>
        <w:spacing w:before="120" w:after="80"/>
        <w:ind w:left="720"/>
      </w:pPr>
      <w:bookmarkStart w:id="70" w:name="_Toc288654313"/>
      <w:bookmarkStart w:id="71" w:name="_Toc325043647"/>
      <w:r>
        <w:t>nvi01Subscribe</w:t>
      </w:r>
      <w:bookmarkEnd w:id="70"/>
      <w:bookmarkEnd w:id="71"/>
    </w:p>
    <w:p w:rsidR="004C4186" w:rsidRDefault="004C4186" w:rsidP="004C4186">
      <w:pPr>
        <w:pStyle w:val="BodyText"/>
        <w:tabs>
          <w:tab w:val="left" w:pos="2160"/>
        </w:tabs>
        <w:ind w:left="2160" w:hanging="1440"/>
      </w:pPr>
      <w:r>
        <w:t>Declaration:</w:t>
      </w:r>
      <w:r>
        <w:tab/>
        <w:t>network input sd_string("@1|1") UNVT_subscribe nvi01Subscribe</w:t>
      </w:r>
    </w:p>
    <w:p w:rsidR="004C4186" w:rsidRDefault="004C4186" w:rsidP="004C4186">
      <w:pPr>
        <w:pStyle w:val="BodyText"/>
        <w:tabs>
          <w:tab w:val="left" w:pos="2160"/>
        </w:tabs>
        <w:ind w:left="2160" w:hanging="1440"/>
      </w:pPr>
      <w:r>
        <w:t>Description:</w:t>
      </w:r>
      <w:r>
        <w:tab/>
        <w:t>Used by the CDT to set the required transmission rate for monitoring data sent to the CDT.</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See DDN-0432-0080 section 6.5.3.</w:t>
      </w:r>
    </w:p>
    <w:p w:rsidR="004C4186" w:rsidRDefault="004C4186" w:rsidP="004C4186">
      <w:pPr>
        <w:pStyle w:val="3"/>
        <w:keepNext/>
        <w:tabs>
          <w:tab w:val="num" w:pos="720"/>
        </w:tabs>
        <w:spacing w:before="120" w:after="80"/>
        <w:ind w:left="720"/>
      </w:pPr>
      <w:bookmarkStart w:id="72" w:name="_Toc288654314"/>
      <w:bookmarkStart w:id="73" w:name="_Toc325043648"/>
      <w:r>
        <w:t>nvo01StatusBits</w:t>
      </w:r>
      <w:bookmarkEnd w:id="72"/>
      <w:bookmarkEnd w:id="73"/>
    </w:p>
    <w:p w:rsidR="004C4186" w:rsidRDefault="004C4186" w:rsidP="004C4186">
      <w:pPr>
        <w:pStyle w:val="BodyText"/>
        <w:tabs>
          <w:tab w:val="left" w:pos="2160"/>
        </w:tabs>
        <w:ind w:left="2160" w:hanging="1440"/>
      </w:pPr>
      <w:r>
        <w:t>Declaration:</w:t>
      </w:r>
      <w:r>
        <w:tab/>
        <w:t>network output sd_string("@1|2") SNVT_state_64 nvo01StatusBits</w:t>
      </w:r>
    </w:p>
    <w:p w:rsidR="004C4186" w:rsidRDefault="004C4186" w:rsidP="004C4186">
      <w:pPr>
        <w:pStyle w:val="BodyText"/>
        <w:tabs>
          <w:tab w:val="left" w:pos="2160"/>
        </w:tabs>
        <w:ind w:left="2160" w:hanging="1440"/>
      </w:pPr>
      <w:r>
        <w:t>Description:</w:t>
      </w:r>
      <w:r>
        <w:tab/>
        <w:t>Current subsystem status.</w:t>
      </w:r>
    </w:p>
    <w:p w:rsidR="004C4186" w:rsidRDefault="004C4186" w:rsidP="004C4186">
      <w:pPr>
        <w:pStyle w:val="BodyText"/>
        <w:tabs>
          <w:tab w:val="left" w:pos="2160"/>
        </w:tabs>
        <w:ind w:left="2160" w:hanging="1440"/>
      </w:pPr>
      <w:r>
        <w:t>Destination:</w:t>
      </w:r>
      <w:r>
        <w:tab/>
        <w:t>CDT</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rPr>
          <w:ins w:id="74" w:author="USER" w:date="2012-05-18T13:31:00Z"/>
          <w:rFonts w:eastAsiaTheme="minorEastAsia"/>
          <w:lang w:eastAsia="ko-KR"/>
        </w:rPr>
      </w:pPr>
      <w:r>
        <w:t>The Diagnostics Data Dictionary defines the status bit assignments and associated attributes for bits 0-55. Bits 56-63 represent a counter.</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Change w:id="75" w:author="USER" w:date="2012-05-18T14:10:00Z">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PrChange>
      </w:tblPr>
      <w:tblGrid>
        <w:gridCol w:w="806"/>
        <w:gridCol w:w="2318"/>
        <w:gridCol w:w="5620"/>
        <w:tblGridChange w:id="76">
          <w:tblGrid>
            <w:gridCol w:w="806"/>
            <w:gridCol w:w="4678"/>
            <w:gridCol w:w="2126"/>
            <w:gridCol w:w="1134"/>
          </w:tblGrid>
        </w:tblGridChange>
      </w:tblGrid>
      <w:tr w:rsidR="008E34D2" w:rsidRPr="00253C29" w:rsidTr="00C31E78">
        <w:trPr>
          <w:ins w:id="77" w:author="USER" w:date="2012-05-18T13:31:00Z"/>
        </w:trPr>
        <w:tc>
          <w:tcPr>
            <w:tcW w:w="806" w:type="dxa"/>
            <w:tcPrChange w:id="78" w:author="USER" w:date="2012-05-18T14:10:00Z">
              <w:tcPr>
                <w:tcW w:w="806" w:type="dxa"/>
              </w:tcPr>
            </w:tcPrChange>
          </w:tcPr>
          <w:p w:rsidR="008E34D2" w:rsidRPr="00FF5DED" w:rsidRDefault="00FF5DED" w:rsidP="00B34A1F">
            <w:pPr>
              <w:pStyle w:val="BodyText"/>
              <w:ind w:left="0"/>
              <w:jc w:val="center"/>
              <w:rPr>
                <w:ins w:id="79" w:author="USER" w:date="2012-05-18T13:31:00Z"/>
                <w:rFonts w:eastAsiaTheme="minorEastAsia"/>
                <w:color w:val="00B050"/>
                <w:lang w:eastAsia="ko-KR"/>
                <w:rPrChange w:id="80" w:author="USER" w:date="2012-05-18T14:01:00Z">
                  <w:rPr>
                    <w:ins w:id="81" w:author="USER" w:date="2012-05-18T13:31:00Z"/>
                    <w:color w:val="00B050"/>
                    <w:lang w:eastAsia="ko-KR"/>
                  </w:rPr>
                </w:rPrChange>
              </w:rPr>
            </w:pPr>
            <w:ins w:id="82" w:author="USER" w:date="2012-05-18T14:01:00Z">
              <w:r>
                <w:rPr>
                  <w:rFonts w:eastAsiaTheme="minorEastAsia" w:hint="eastAsia"/>
                  <w:color w:val="00B050"/>
                  <w:lang w:eastAsia="ko-KR"/>
                </w:rPr>
                <w:t>Index</w:t>
              </w:r>
            </w:ins>
          </w:p>
        </w:tc>
        <w:tc>
          <w:tcPr>
            <w:tcW w:w="2318" w:type="dxa"/>
            <w:tcPrChange w:id="83" w:author="USER" w:date="2012-05-18T14:10:00Z">
              <w:tcPr>
                <w:tcW w:w="6804" w:type="dxa"/>
                <w:gridSpan w:val="2"/>
              </w:tcPr>
            </w:tcPrChange>
          </w:tcPr>
          <w:p w:rsidR="008E34D2" w:rsidRPr="00253C29" w:rsidRDefault="008E34D2" w:rsidP="00B34A1F">
            <w:pPr>
              <w:pStyle w:val="BodyText"/>
              <w:ind w:left="0"/>
              <w:jc w:val="center"/>
              <w:rPr>
                <w:ins w:id="84" w:author="USER" w:date="2012-05-18T13:31:00Z"/>
                <w:color w:val="00B050"/>
                <w:lang w:eastAsia="ko-KR"/>
              </w:rPr>
            </w:pPr>
            <w:ins w:id="85" w:author="USER" w:date="2012-05-18T13:31:00Z">
              <w:r w:rsidRPr="00253C29">
                <w:rPr>
                  <w:rFonts w:hint="eastAsia"/>
                  <w:color w:val="00B050"/>
                  <w:lang w:eastAsia="ko-KR"/>
                </w:rPr>
                <w:t>내  용</w:t>
              </w:r>
            </w:ins>
          </w:p>
        </w:tc>
        <w:tc>
          <w:tcPr>
            <w:tcW w:w="5620" w:type="dxa"/>
            <w:tcPrChange w:id="86" w:author="USER" w:date="2012-05-18T14:10:00Z">
              <w:tcPr>
                <w:tcW w:w="1134" w:type="dxa"/>
              </w:tcPr>
            </w:tcPrChange>
          </w:tcPr>
          <w:p w:rsidR="008E34D2" w:rsidRPr="00FF5DED" w:rsidRDefault="00FF5DED" w:rsidP="00B34A1F">
            <w:pPr>
              <w:pStyle w:val="BodyText"/>
              <w:ind w:left="0"/>
              <w:jc w:val="center"/>
              <w:rPr>
                <w:ins w:id="87" w:author="USER" w:date="2012-05-18T13:31:00Z"/>
                <w:rFonts w:eastAsiaTheme="minorEastAsia" w:hint="eastAsia"/>
                <w:color w:val="00B050"/>
                <w:lang w:eastAsia="ko-KR"/>
                <w:rPrChange w:id="88" w:author="USER" w:date="2012-05-18T14:01:00Z">
                  <w:rPr>
                    <w:ins w:id="89" w:author="USER" w:date="2012-05-18T13:31:00Z"/>
                    <w:color w:val="00B050"/>
                    <w:lang w:eastAsia="ko-KR"/>
                  </w:rPr>
                </w:rPrChange>
              </w:rPr>
            </w:pPr>
            <w:ins w:id="90" w:author="USER" w:date="2012-05-18T14:01:00Z">
              <w:r>
                <w:rPr>
                  <w:rFonts w:eastAsiaTheme="minorEastAsia" w:hint="eastAsia"/>
                  <w:color w:val="00B050"/>
                  <w:lang w:eastAsia="ko-KR"/>
                </w:rPr>
                <w:t>Note</w:t>
              </w:r>
            </w:ins>
          </w:p>
        </w:tc>
      </w:tr>
      <w:tr w:rsidR="008E34D2" w:rsidRPr="00253C29" w:rsidTr="00C31E78">
        <w:trPr>
          <w:ins w:id="91" w:author="USER" w:date="2012-05-18T13:31:00Z"/>
        </w:trPr>
        <w:tc>
          <w:tcPr>
            <w:tcW w:w="806" w:type="dxa"/>
            <w:tcPrChange w:id="92" w:author="USER" w:date="2012-05-18T14:10:00Z">
              <w:tcPr>
                <w:tcW w:w="806" w:type="dxa"/>
              </w:tcPr>
            </w:tcPrChange>
          </w:tcPr>
          <w:p w:rsidR="008E34D2" w:rsidRPr="00FF5DED" w:rsidRDefault="008E34D2" w:rsidP="00FF5DED">
            <w:pPr>
              <w:pStyle w:val="BodyText"/>
              <w:ind w:left="0"/>
              <w:jc w:val="center"/>
              <w:rPr>
                <w:ins w:id="93" w:author="USER" w:date="2012-05-18T13:31:00Z"/>
                <w:rFonts w:eastAsiaTheme="minorEastAsia"/>
                <w:color w:val="00B050"/>
                <w:lang w:eastAsia="ko-KR"/>
                <w:rPrChange w:id="94" w:author="USER" w:date="2012-05-18T14:01:00Z">
                  <w:rPr>
                    <w:ins w:id="95" w:author="USER" w:date="2012-05-18T13:31:00Z"/>
                    <w:color w:val="00B050"/>
                    <w:lang w:eastAsia="ko-KR"/>
                  </w:rPr>
                </w:rPrChange>
              </w:rPr>
            </w:pPr>
            <w:ins w:id="96" w:author="USER" w:date="2012-05-18T13:31:00Z">
              <w:r w:rsidRPr="00253C29">
                <w:rPr>
                  <w:rFonts w:hint="eastAsia"/>
                  <w:color w:val="00B050"/>
                  <w:lang w:eastAsia="ko-KR"/>
                </w:rPr>
                <w:t>0</w:t>
              </w:r>
            </w:ins>
            <w:ins w:id="97" w:author="USER" w:date="2012-05-18T14:01:00Z">
              <w:r w:rsidR="00FF5DED">
                <w:rPr>
                  <w:rFonts w:eastAsiaTheme="minorEastAsia" w:hint="eastAsia"/>
                  <w:color w:val="00B050"/>
                  <w:lang w:eastAsia="ko-KR"/>
                </w:rPr>
                <w:t>~</w:t>
              </w:r>
            </w:ins>
            <w:ins w:id="98" w:author="USER" w:date="2012-05-18T14:05:00Z">
              <w:r w:rsidR="00FF5DED">
                <w:rPr>
                  <w:rFonts w:eastAsiaTheme="minorEastAsia" w:hint="eastAsia"/>
                  <w:color w:val="00B050"/>
                  <w:lang w:eastAsia="ko-KR"/>
                </w:rPr>
                <w:t>31</w:t>
              </w:r>
            </w:ins>
          </w:p>
        </w:tc>
        <w:tc>
          <w:tcPr>
            <w:tcW w:w="2318" w:type="dxa"/>
            <w:tcPrChange w:id="99" w:author="USER" w:date="2012-05-18T14:10:00Z">
              <w:tcPr>
                <w:tcW w:w="6804" w:type="dxa"/>
                <w:gridSpan w:val="2"/>
              </w:tcPr>
            </w:tcPrChange>
          </w:tcPr>
          <w:p w:rsidR="008E34D2" w:rsidRPr="00253C29" w:rsidRDefault="008E34D2" w:rsidP="00B34A1F">
            <w:pPr>
              <w:pStyle w:val="BodyText"/>
              <w:ind w:left="0"/>
              <w:rPr>
                <w:ins w:id="100" w:author="USER" w:date="2012-05-18T13:31:00Z"/>
                <w:color w:val="00B050"/>
                <w:lang w:eastAsia="ko-KR"/>
              </w:rPr>
            </w:pPr>
            <w:ins w:id="101" w:author="USER" w:date="2012-05-18T13:31:00Z">
              <w:r w:rsidRPr="00253C29">
                <w:rPr>
                  <w:rFonts w:hint="eastAsia"/>
                  <w:color w:val="00B050"/>
                  <w:lang w:eastAsia="ko-KR"/>
                </w:rPr>
                <w:t>Status bit</w:t>
              </w:r>
            </w:ins>
          </w:p>
        </w:tc>
        <w:tc>
          <w:tcPr>
            <w:tcW w:w="5620" w:type="dxa"/>
            <w:tcPrChange w:id="102" w:author="USER" w:date="2012-05-18T14:10:00Z">
              <w:tcPr>
                <w:tcW w:w="1134" w:type="dxa"/>
              </w:tcPr>
            </w:tcPrChange>
          </w:tcPr>
          <w:p w:rsidR="008E34D2" w:rsidRPr="00253C29" w:rsidRDefault="00114BE2" w:rsidP="00B34A1F">
            <w:pPr>
              <w:pStyle w:val="BodyText"/>
              <w:ind w:left="0"/>
              <w:rPr>
                <w:ins w:id="103" w:author="USER" w:date="2012-05-18T13:31:00Z"/>
                <w:color w:val="00B050"/>
                <w:lang w:eastAsia="ko-KR"/>
              </w:rPr>
            </w:pPr>
            <w:ins w:id="104" w:author="USER" w:date="2012-05-18T14:07:00Z">
              <w:r>
                <w:rPr>
                  <w:rFonts w:asciiTheme="minorEastAsia" w:eastAsiaTheme="minorEastAsia" w:hAnsiTheme="minorEastAsia" w:hint="eastAsia"/>
                  <w:color w:val="00B050"/>
                  <w:lang w:eastAsia="ko-KR"/>
                </w:rPr>
                <w:t>각 장</w:t>
              </w:r>
            </w:ins>
            <w:ins w:id="105" w:author="USER" w:date="2012-05-18T14:08:00Z">
              <w:r>
                <w:rPr>
                  <w:rFonts w:asciiTheme="minorEastAsia" w:eastAsiaTheme="minorEastAsia" w:hAnsiTheme="minorEastAsia" w:hint="eastAsia"/>
                  <w:color w:val="00B050"/>
                  <w:lang w:eastAsia="ko-KR"/>
                </w:rPr>
                <w:t>치지들의 상태비트</w:t>
              </w:r>
            </w:ins>
          </w:p>
        </w:tc>
      </w:tr>
      <w:tr w:rsidR="008E34D2" w:rsidRPr="00253C29" w:rsidTr="00C31E78">
        <w:trPr>
          <w:ins w:id="106" w:author="USER" w:date="2012-05-18T13:31:00Z"/>
        </w:trPr>
        <w:tc>
          <w:tcPr>
            <w:tcW w:w="806" w:type="dxa"/>
            <w:tcPrChange w:id="107" w:author="USER" w:date="2012-05-18T14:10:00Z">
              <w:tcPr>
                <w:tcW w:w="806" w:type="dxa"/>
              </w:tcPr>
            </w:tcPrChange>
          </w:tcPr>
          <w:p w:rsidR="008E34D2" w:rsidRPr="00FF5DED" w:rsidRDefault="00FF5DED" w:rsidP="00FF5DED">
            <w:pPr>
              <w:pStyle w:val="BodyText"/>
              <w:ind w:left="0"/>
              <w:jc w:val="center"/>
              <w:rPr>
                <w:ins w:id="108" w:author="USER" w:date="2012-05-18T13:31:00Z"/>
                <w:rFonts w:eastAsiaTheme="minorEastAsia"/>
                <w:color w:val="00B050"/>
                <w:lang w:eastAsia="ko-KR"/>
                <w:rPrChange w:id="109" w:author="USER" w:date="2012-05-18T14:02:00Z">
                  <w:rPr>
                    <w:ins w:id="110" w:author="USER" w:date="2012-05-18T13:31:00Z"/>
                    <w:color w:val="00B050"/>
                    <w:lang w:eastAsia="ko-KR"/>
                  </w:rPr>
                </w:rPrChange>
              </w:rPr>
            </w:pPr>
            <w:ins w:id="111" w:author="USER" w:date="2012-05-18T14:05:00Z">
              <w:r>
                <w:rPr>
                  <w:rFonts w:eastAsiaTheme="minorEastAsia" w:hint="eastAsia"/>
                  <w:color w:val="00B050"/>
                  <w:lang w:eastAsia="ko-KR"/>
                </w:rPr>
                <w:t>32</w:t>
              </w:r>
            </w:ins>
            <w:ins w:id="112" w:author="USER" w:date="2012-05-18T14:02:00Z">
              <w:r>
                <w:rPr>
                  <w:rFonts w:eastAsiaTheme="minorEastAsia" w:hint="eastAsia"/>
                  <w:color w:val="00B050"/>
                  <w:lang w:eastAsia="ko-KR"/>
                </w:rPr>
                <w:t>,</w:t>
              </w:r>
            </w:ins>
            <w:ins w:id="113" w:author="USER" w:date="2012-05-18T14:05:00Z">
              <w:r>
                <w:rPr>
                  <w:rFonts w:eastAsiaTheme="minorEastAsia" w:hint="eastAsia"/>
                  <w:color w:val="00B050"/>
                  <w:lang w:eastAsia="ko-KR"/>
                </w:rPr>
                <w:t>33</w:t>
              </w:r>
            </w:ins>
          </w:p>
        </w:tc>
        <w:tc>
          <w:tcPr>
            <w:tcW w:w="2318" w:type="dxa"/>
            <w:tcPrChange w:id="114" w:author="USER" w:date="2012-05-18T14:10:00Z">
              <w:tcPr>
                <w:tcW w:w="6804" w:type="dxa"/>
                <w:gridSpan w:val="2"/>
              </w:tcPr>
            </w:tcPrChange>
          </w:tcPr>
          <w:p w:rsidR="008E34D2" w:rsidRPr="00807516" w:rsidRDefault="00807516" w:rsidP="00807516">
            <w:pPr>
              <w:pStyle w:val="BodyText"/>
              <w:ind w:left="0"/>
              <w:rPr>
                <w:ins w:id="115" w:author="USER" w:date="2012-05-18T13:31:00Z"/>
                <w:rFonts w:eastAsiaTheme="minorEastAsia" w:hint="eastAsia"/>
                <w:color w:val="00B050"/>
                <w:lang w:eastAsia="ko-KR"/>
                <w:rPrChange w:id="116" w:author="USER" w:date="2012-05-18T14:09:00Z">
                  <w:rPr>
                    <w:ins w:id="117" w:author="USER" w:date="2012-05-18T13:31:00Z"/>
                    <w:color w:val="00B050"/>
                    <w:lang w:eastAsia="ko-KR"/>
                  </w:rPr>
                </w:rPrChange>
              </w:rPr>
              <w:pPrChange w:id="118" w:author="USER" w:date="2012-05-18T14:09:00Z">
                <w:pPr>
                  <w:pStyle w:val="BodyText"/>
                  <w:numPr>
                    <w:numId w:val="18"/>
                  </w:numPr>
                  <w:ind w:left="760" w:hanging="360"/>
                </w:pPr>
              </w:pPrChange>
            </w:pPr>
            <w:ins w:id="119" w:author="USER" w:date="2012-05-18T14:09:00Z">
              <w:r>
                <w:rPr>
                  <w:rFonts w:eastAsiaTheme="minorEastAsia" w:hint="eastAsia"/>
                  <w:color w:val="00B050"/>
                  <w:lang w:eastAsia="ko-KR"/>
                </w:rPr>
                <w:t xml:space="preserve">Train </w:t>
              </w:r>
              <w:r w:rsidR="00A9791A">
                <w:rPr>
                  <w:rFonts w:eastAsiaTheme="minorEastAsia"/>
                  <w:color w:val="00B050"/>
                  <w:lang w:eastAsia="ko-KR"/>
                </w:rPr>
                <w:t>configuration</w:t>
              </w:r>
            </w:ins>
          </w:p>
        </w:tc>
        <w:tc>
          <w:tcPr>
            <w:tcW w:w="5620" w:type="dxa"/>
            <w:tcPrChange w:id="120" w:author="USER" w:date="2012-05-18T14:10:00Z">
              <w:tcPr>
                <w:tcW w:w="1134" w:type="dxa"/>
              </w:tcPr>
            </w:tcPrChange>
          </w:tcPr>
          <w:p w:rsidR="00807516" w:rsidRPr="00253C29" w:rsidRDefault="00807516" w:rsidP="00807516">
            <w:pPr>
              <w:pStyle w:val="BodyText"/>
              <w:ind w:left="0"/>
              <w:rPr>
                <w:ins w:id="121" w:author="USER" w:date="2012-05-18T14:08:00Z"/>
                <w:color w:val="00B050"/>
                <w:lang w:eastAsia="ko-KR"/>
              </w:rPr>
            </w:pPr>
            <w:ins w:id="122" w:author="USER" w:date="2012-05-18T14:08:00Z">
              <w:r w:rsidRPr="00253C29">
                <w:rPr>
                  <w:rFonts w:hint="eastAsia"/>
                  <w:color w:val="00B050"/>
                  <w:lang w:eastAsia="ko-KR"/>
                </w:rPr>
                <w:t>중련상태</w:t>
              </w:r>
            </w:ins>
          </w:p>
          <w:p w:rsidR="00807516" w:rsidRPr="00253C29" w:rsidRDefault="00807516" w:rsidP="00807516">
            <w:pPr>
              <w:pStyle w:val="BodyText"/>
              <w:numPr>
                <w:ilvl w:val="0"/>
                <w:numId w:val="18"/>
              </w:numPr>
              <w:rPr>
                <w:ins w:id="123" w:author="USER" w:date="2012-05-18T14:08:00Z"/>
                <w:color w:val="00B050"/>
                <w:lang w:eastAsia="ko-KR"/>
              </w:rPr>
            </w:pPr>
            <w:ins w:id="124" w:author="USER" w:date="2012-05-18T14:08:00Z">
              <w:r w:rsidRPr="00253C29">
                <w:rPr>
                  <w:rFonts w:hint="eastAsia"/>
                  <w:color w:val="00B050"/>
                  <w:lang w:eastAsia="ko-KR"/>
                </w:rPr>
                <w:t>BIT1&amp;0 : 00 =&gt; 2Car</w:t>
              </w:r>
            </w:ins>
          </w:p>
          <w:p w:rsidR="00807516" w:rsidRPr="00253C29" w:rsidRDefault="00807516" w:rsidP="00807516">
            <w:pPr>
              <w:pStyle w:val="BodyText"/>
              <w:numPr>
                <w:ilvl w:val="0"/>
                <w:numId w:val="18"/>
              </w:numPr>
              <w:rPr>
                <w:ins w:id="125" w:author="USER" w:date="2012-05-18T14:08:00Z"/>
                <w:color w:val="00B050"/>
                <w:lang w:eastAsia="ko-KR"/>
              </w:rPr>
            </w:pPr>
            <w:ins w:id="126" w:author="USER" w:date="2012-05-18T14:08:00Z">
              <w:r w:rsidRPr="00253C29">
                <w:rPr>
                  <w:rFonts w:hint="eastAsia"/>
                  <w:color w:val="00B050"/>
                  <w:lang w:eastAsia="ko-KR"/>
                </w:rPr>
                <w:t>BIT1&amp;0 : 01 =&gt; 4Car</w:t>
              </w:r>
            </w:ins>
          </w:p>
          <w:p w:rsidR="00807516" w:rsidRPr="00253C29" w:rsidRDefault="00807516" w:rsidP="00807516">
            <w:pPr>
              <w:pStyle w:val="BodyText"/>
              <w:numPr>
                <w:ilvl w:val="0"/>
                <w:numId w:val="18"/>
              </w:numPr>
              <w:rPr>
                <w:ins w:id="127" w:author="USER" w:date="2012-05-18T14:08:00Z"/>
                <w:color w:val="00B050"/>
                <w:lang w:eastAsia="ko-KR"/>
              </w:rPr>
            </w:pPr>
            <w:ins w:id="128" w:author="USER" w:date="2012-05-18T14:08:00Z">
              <w:r w:rsidRPr="00253C29">
                <w:rPr>
                  <w:rFonts w:hint="eastAsia"/>
                  <w:color w:val="00B050"/>
                  <w:lang w:eastAsia="ko-KR"/>
                </w:rPr>
                <w:t>BIT1&amp;0 : 10 =&gt; 6Car</w:t>
              </w:r>
            </w:ins>
          </w:p>
          <w:p w:rsidR="008E34D2" w:rsidRPr="00FF5DED" w:rsidRDefault="00807516" w:rsidP="005F77C1">
            <w:pPr>
              <w:pStyle w:val="BodyText"/>
              <w:numPr>
                <w:ilvl w:val="0"/>
                <w:numId w:val="18"/>
              </w:numPr>
              <w:rPr>
                <w:ins w:id="129" w:author="USER" w:date="2012-05-18T13:31:00Z"/>
                <w:rFonts w:eastAsiaTheme="minorEastAsia"/>
                <w:color w:val="00B050"/>
                <w:lang w:eastAsia="ko-KR"/>
                <w:rPrChange w:id="130" w:author="USER" w:date="2012-05-18T14:01:00Z">
                  <w:rPr>
                    <w:ins w:id="131" w:author="USER" w:date="2012-05-18T13:31:00Z"/>
                    <w:color w:val="00B050"/>
                    <w:lang w:eastAsia="ko-KR"/>
                  </w:rPr>
                </w:rPrChange>
              </w:rPr>
              <w:pPrChange w:id="132" w:author="USER" w:date="2012-05-18T14:43:00Z">
                <w:pPr>
                  <w:pStyle w:val="BodyText"/>
                  <w:ind w:left="0"/>
                </w:pPr>
              </w:pPrChange>
            </w:pPr>
            <w:ins w:id="133" w:author="USER" w:date="2012-05-18T14:08:00Z">
              <w:r w:rsidRPr="00253C29">
                <w:rPr>
                  <w:rFonts w:hint="eastAsia"/>
                  <w:color w:val="00B050"/>
                  <w:lang w:eastAsia="ko-KR"/>
                </w:rPr>
                <w:t>BIT1&amp;0 : 1</w:t>
              </w:r>
            </w:ins>
            <w:ins w:id="134" w:author="USER" w:date="2012-05-18T14:43:00Z">
              <w:r w:rsidR="005F77C1">
                <w:rPr>
                  <w:rFonts w:eastAsiaTheme="minorEastAsia" w:hint="eastAsia"/>
                  <w:color w:val="00B050"/>
                  <w:lang w:eastAsia="ko-KR"/>
                </w:rPr>
                <w:t>1</w:t>
              </w:r>
            </w:ins>
            <w:ins w:id="135" w:author="USER" w:date="2012-05-18T14:08:00Z">
              <w:r w:rsidRPr="00253C29">
                <w:rPr>
                  <w:rFonts w:hint="eastAsia"/>
                  <w:color w:val="00B050"/>
                  <w:lang w:eastAsia="ko-KR"/>
                </w:rPr>
                <w:t xml:space="preserve"> =&gt; 8Car</w:t>
              </w:r>
            </w:ins>
          </w:p>
        </w:tc>
      </w:tr>
      <w:tr w:rsidR="00FF5DED" w:rsidRPr="00253C29" w:rsidTr="00C31E78">
        <w:trPr>
          <w:ins w:id="136" w:author="USER" w:date="2012-05-18T14:06:00Z"/>
        </w:trPr>
        <w:tc>
          <w:tcPr>
            <w:tcW w:w="806" w:type="dxa"/>
            <w:tcPrChange w:id="137" w:author="USER" w:date="2012-05-18T14:10:00Z">
              <w:tcPr>
                <w:tcW w:w="806" w:type="dxa"/>
              </w:tcPr>
            </w:tcPrChange>
          </w:tcPr>
          <w:p w:rsidR="00FF5DED" w:rsidRDefault="00FF5DED" w:rsidP="00FF5DED">
            <w:pPr>
              <w:pStyle w:val="BodyText"/>
              <w:ind w:left="0"/>
              <w:jc w:val="center"/>
              <w:rPr>
                <w:ins w:id="138" w:author="USER" w:date="2012-05-18T14:06:00Z"/>
                <w:rFonts w:eastAsiaTheme="minorEastAsia" w:hint="eastAsia"/>
                <w:color w:val="00B050"/>
                <w:lang w:eastAsia="ko-KR"/>
              </w:rPr>
            </w:pPr>
            <w:ins w:id="139" w:author="USER" w:date="2012-05-18T14:06:00Z">
              <w:r>
                <w:rPr>
                  <w:rFonts w:eastAsiaTheme="minorEastAsia" w:hint="eastAsia"/>
                  <w:color w:val="00B050"/>
                  <w:lang w:eastAsia="ko-KR"/>
                </w:rPr>
                <w:t>34~39</w:t>
              </w:r>
            </w:ins>
          </w:p>
        </w:tc>
        <w:tc>
          <w:tcPr>
            <w:tcW w:w="2318" w:type="dxa"/>
            <w:tcPrChange w:id="140" w:author="USER" w:date="2012-05-18T14:10:00Z">
              <w:tcPr>
                <w:tcW w:w="4678" w:type="dxa"/>
              </w:tcPr>
            </w:tcPrChange>
          </w:tcPr>
          <w:p w:rsidR="00FF5DED" w:rsidRPr="00253C29" w:rsidRDefault="00FF5DED" w:rsidP="00B34A1F">
            <w:pPr>
              <w:pStyle w:val="BodyText"/>
              <w:ind w:left="0"/>
              <w:rPr>
                <w:ins w:id="141" w:author="USER" w:date="2012-05-18T14:06:00Z"/>
                <w:rFonts w:hint="eastAsia"/>
                <w:color w:val="00B050"/>
                <w:lang w:eastAsia="ko-KR"/>
              </w:rPr>
            </w:pPr>
            <w:ins w:id="142" w:author="USER" w:date="2012-05-18T14:06:00Z">
              <w:r>
                <w:rPr>
                  <w:rFonts w:asciiTheme="minorEastAsia" w:eastAsiaTheme="minorEastAsia" w:hAnsiTheme="minorEastAsia" w:hint="eastAsia"/>
                  <w:color w:val="00B050"/>
                  <w:lang w:eastAsia="ko-KR"/>
                </w:rPr>
                <w:t>Unuse</w:t>
              </w:r>
            </w:ins>
          </w:p>
        </w:tc>
        <w:tc>
          <w:tcPr>
            <w:tcW w:w="5620" w:type="dxa"/>
            <w:tcPrChange w:id="143" w:author="USER" w:date="2012-05-18T14:10:00Z">
              <w:tcPr>
                <w:tcW w:w="3260" w:type="dxa"/>
                <w:gridSpan w:val="2"/>
              </w:tcPr>
            </w:tcPrChange>
          </w:tcPr>
          <w:p w:rsidR="00FF5DED" w:rsidRPr="00FF5DED" w:rsidRDefault="00FF5DED" w:rsidP="00B34A1F">
            <w:pPr>
              <w:pStyle w:val="BodyText"/>
              <w:ind w:left="0"/>
              <w:rPr>
                <w:ins w:id="144" w:author="USER" w:date="2012-05-18T14:06:00Z"/>
                <w:rFonts w:eastAsiaTheme="minorEastAsia"/>
                <w:color w:val="00B050"/>
                <w:lang w:eastAsia="ko-KR"/>
              </w:rPr>
            </w:pPr>
          </w:p>
        </w:tc>
      </w:tr>
      <w:tr w:rsidR="00A9791A" w:rsidRPr="00253C29" w:rsidTr="00C31E78">
        <w:trPr>
          <w:ins w:id="145" w:author="USER" w:date="2012-05-18T13:31:00Z"/>
        </w:trPr>
        <w:tc>
          <w:tcPr>
            <w:tcW w:w="806" w:type="dxa"/>
            <w:tcPrChange w:id="146" w:author="USER" w:date="2012-05-18T14:10:00Z">
              <w:tcPr>
                <w:tcW w:w="806" w:type="dxa"/>
              </w:tcPr>
            </w:tcPrChange>
          </w:tcPr>
          <w:p w:rsidR="00A9791A" w:rsidRPr="00FF5DED" w:rsidRDefault="00A9791A" w:rsidP="00FF5DED">
            <w:pPr>
              <w:pStyle w:val="BodyText"/>
              <w:ind w:left="0"/>
              <w:jc w:val="center"/>
              <w:rPr>
                <w:ins w:id="147" w:author="USER" w:date="2012-05-18T13:31:00Z"/>
                <w:rFonts w:eastAsiaTheme="minorEastAsia"/>
                <w:color w:val="00B050"/>
                <w:lang w:eastAsia="ko-KR"/>
                <w:rPrChange w:id="148" w:author="USER" w:date="2012-05-18T14:02:00Z">
                  <w:rPr>
                    <w:ins w:id="149" w:author="USER" w:date="2012-05-18T13:31:00Z"/>
                    <w:color w:val="00B050"/>
                    <w:lang w:eastAsia="ko-KR"/>
                  </w:rPr>
                </w:rPrChange>
              </w:rPr>
            </w:pPr>
            <w:ins w:id="150" w:author="USER" w:date="2012-05-18T14:06:00Z">
              <w:r>
                <w:rPr>
                  <w:rFonts w:eastAsiaTheme="minorEastAsia" w:hint="eastAsia"/>
                  <w:color w:val="00B050"/>
                  <w:lang w:eastAsia="ko-KR"/>
                </w:rPr>
                <w:t>40</w:t>
              </w:r>
            </w:ins>
            <w:ins w:id="151" w:author="USER" w:date="2012-05-18T14:03:00Z">
              <w:r>
                <w:rPr>
                  <w:rFonts w:eastAsiaTheme="minorEastAsia" w:hint="eastAsia"/>
                  <w:color w:val="00B050"/>
                  <w:lang w:eastAsia="ko-KR"/>
                </w:rPr>
                <w:t>~</w:t>
              </w:r>
            </w:ins>
            <w:ins w:id="152" w:author="USER" w:date="2012-05-18T14:06:00Z">
              <w:r>
                <w:rPr>
                  <w:rFonts w:eastAsiaTheme="minorEastAsia" w:hint="eastAsia"/>
                  <w:color w:val="00B050"/>
                  <w:lang w:eastAsia="ko-KR"/>
                </w:rPr>
                <w:t>47</w:t>
              </w:r>
            </w:ins>
          </w:p>
        </w:tc>
        <w:tc>
          <w:tcPr>
            <w:tcW w:w="2318" w:type="dxa"/>
            <w:tcPrChange w:id="153" w:author="USER" w:date="2012-05-18T14:10:00Z">
              <w:tcPr>
                <w:tcW w:w="6804" w:type="dxa"/>
                <w:gridSpan w:val="2"/>
              </w:tcPr>
            </w:tcPrChange>
          </w:tcPr>
          <w:p w:rsidR="00A9791A" w:rsidRPr="00C84A1A" w:rsidRDefault="00C84A1A" w:rsidP="00C31E78">
            <w:pPr>
              <w:pStyle w:val="BodyText"/>
              <w:ind w:left="0"/>
              <w:rPr>
                <w:ins w:id="154" w:author="USER" w:date="2012-05-18T13:31:00Z"/>
                <w:rFonts w:eastAsiaTheme="minorEastAsia" w:hint="eastAsia"/>
                <w:color w:val="00B050"/>
                <w:lang w:eastAsia="ko-KR"/>
                <w:rPrChange w:id="155" w:author="USER" w:date="2012-05-18T14:09:00Z">
                  <w:rPr>
                    <w:ins w:id="156" w:author="USER" w:date="2012-05-18T13:31:00Z"/>
                    <w:color w:val="00B050"/>
                    <w:lang w:eastAsia="ko-KR"/>
                  </w:rPr>
                </w:rPrChange>
              </w:rPr>
              <w:pPrChange w:id="157" w:author="USER" w:date="2012-05-18T14:10:00Z">
                <w:pPr>
                  <w:pStyle w:val="BodyText"/>
                  <w:numPr>
                    <w:numId w:val="17"/>
                  </w:numPr>
                  <w:ind w:left="760" w:hanging="360"/>
                </w:pPr>
              </w:pPrChange>
            </w:pPr>
            <w:ins w:id="158" w:author="USER" w:date="2012-05-18T14:09:00Z">
              <w:r>
                <w:rPr>
                  <w:rFonts w:eastAsiaTheme="minorEastAsia" w:hint="eastAsia"/>
                  <w:color w:val="00B050"/>
                  <w:lang w:eastAsia="ko-KR"/>
                </w:rPr>
                <w:t>Car</w:t>
              </w:r>
            </w:ins>
            <w:ins w:id="159" w:author="USER" w:date="2012-05-18T14:10:00Z">
              <w:r w:rsidR="003E4B90">
                <w:rPr>
                  <w:rFonts w:eastAsiaTheme="minorEastAsia" w:hint="eastAsia"/>
                  <w:color w:val="00B050"/>
                  <w:lang w:eastAsia="ko-KR"/>
                </w:rPr>
                <w:t>(</w:t>
              </w:r>
            </w:ins>
            <w:ins w:id="160" w:author="USER" w:date="2012-05-18T14:09:00Z">
              <w:r>
                <w:rPr>
                  <w:rFonts w:eastAsiaTheme="minorEastAsia" w:hint="eastAsia"/>
                  <w:color w:val="00B050"/>
                  <w:lang w:eastAsia="ko-KR"/>
                </w:rPr>
                <w:t>CI</w:t>
              </w:r>
            </w:ins>
            <w:ins w:id="161" w:author="USER" w:date="2012-05-18T14:10:00Z">
              <w:r w:rsidR="003E4B90">
                <w:rPr>
                  <w:rFonts w:eastAsiaTheme="minorEastAsia" w:hint="eastAsia"/>
                  <w:color w:val="00B050"/>
                  <w:lang w:eastAsia="ko-KR"/>
                </w:rPr>
                <w:t>)</w:t>
              </w:r>
            </w:ins>
            <w:ins w:id="162" w:author="USER" w:date="2012-05-18T14:09:00Z">
              <w:r>
                <w:rPr>
                  <w:rFonts w:eastAsiaTheme="minorEastAsia" w:hint="eastAsia"/>
                  <w:color w:val="00B050"/>
                  <w:lang w:eastAsia="ko-KR"/>
                </w:rPr>
                <w:t xml:space="preserve"> position</w:t>
              </w:r>
            </w:ins>
          </w:p>
        </w:tc>
        <w:tc>
          <w:tcPr>
            <w:tcW w:w="5620" w:type="dxa"/>
            <w:tcPrChange w:id="163" w:author="USER" w:date="2012-05-18T14:10:00Z">
              <w:tcPr>
                <w:tcW w:w="1134" w:type="dxa"/>
              </w:tcPr>
            </w:tcPrChange>
          </w:tcPr>
          <w:p w:rsidR="00A9791A" w:rsidRPr="00253C29" w:rsidRDefault="00A9791A" w:rsidP="00B34A1F">
            <w:pPr>
              <w:pStyle w:val="BodyText"/>
              <w:ind w:left="0"/>
              <w:rPr>
                <w:ins w:id="164" w:author="USER" w:date="2012-05-18T14:09:00Z"/>
                <w:color w:val="00B050"/>
                <w:lang w:eastAsia="ko-KR"/>
              </w:rPr>
            </w:pPr>
            <w:ins w:id="165" w:author="USER" w:date="2012-05-18T14:09:00Z">
              <w:r w:rsidRPr="00253C29">
                <w:rPr>
                  <w:rFonts w:hint="eastAsia"/>
                  <w:color w:val="00B050"/>
                  <w:lang w:eastAsia="ko-KR"/>
                </w:rPr>
                <w:t>차량 번호</w:t>
              </w:r>
              <w:r>
                <w:rPr>
                  <w:rFonts w:asciiTheme="minorEastAsia" w:eastAsiaTheme="minorEastAsia" w:hAnsiTheme="minorEastAsia" w:hint="eastAsia"/>
                  <w:color w:val="00B050"/>
                  <w:lang w:eastAsia="ko-KR"/>
                </w:rPr>
                <w:t>위치(CI 위치)</w:t>
              </w:r>
            </w:ins>
          </w:p>
          <w:p w:rsidR="00A9791A" w:rsidRPr="00FF5DED" w:rsidRDefault="00A9791A" w:rsidP="00817740">
            <w:pPr>
              <w:pStyle w:val="BodyText"/>
              <w:numPr>
                <w:ilvl w:val="0"/>
                <w:numId w:val="18"/>
              </w:numPr>
              <w:rPr>
                <w:ins w:id="166" w:author="USER" w:date="2012-05-18T13:31:00Z"/>
                <w:rFonts w:eastAsiaTheme="minorEastAsia"/>
                <w:color w:val="00B050"/>
                <w:lang w:eastAsia="ko-KR"/>
                <w:rPrChange w:id="167" w:author="USER" w:date="2012-05-18T14:01:00Z">
                  <w:rPr>
                    <w:ins w:id="168" w:author="USER" w:date="2012-05-18T13:31:00Z"/>
                    <w:color w:val="00B050"/>
                    <w:lang w:eastAsia="ko-KR"/>
                  </w:rPr>
                </w:rPrChange>
              </w:rPr>
              <w:pPrChange w:id="169" w:author="USER" w:date="2012-05-18T14:10:00Z">
                <w:pPr>
                  <w:pStyle w:val="BodyText"/>
                  <w:ind w:left="0"/>
                </w:pPr>
              </w:pPrChange>
            </w:pPr>
            <w:ins w:id="170" w:author="USER" w:date="2012-05-18T14:09:00Z">
              <w:r w:rsidRPr="00253C29">
                <w:rPr>
                  <w:rFonts w:hint="eastAsia"/>
                  <w:color w:val="00B050"/>
                  <w:lang w:eastAsia="ko-KR"/>
                </w:rPr>
                <w:t>BIT</w:t>
              </w:r>
              <w:r>
                <w:rPr>
                  <w:rFonts w:eastAsiaTheme="minorEastAsia" w:hint="eastAsia"/>
                  <w:color w:val="00B050"/>
                  <w:lang w:eastAsia="ko-KR"/>
                </w:rPr>
                <w:t>7~0</w:t>
              </w:r>
              <w:r w:rsidRPr="00253C29">
                <w:rPr>
                  <w:rFonts w:ascii="바탕" w:eastAsia="바탕" w:hAnsi="바탕" w:cs="바탕" w:hint="eastAsia"/>
                  <w:color w:val="00B050"/>
                  <w:lang w:eastAsia="ko-KR"/>
                </w:rPr>
                <w:t>은</w:t>
              </w:r>
              <w:r w:rsidRPr="00253C29">
                <w:rPr>
                  <w:color w:val="00B050"/>
                  <w:lang w:eastAsia="ko-KR"/>
                </w:rPr>
                <w:t xml:space="preserve"> </w:t>
              </w:r>
              <w:r w:rsidRPr="00253C29">
                <w:rPr>
                  <w:rFonts w:ascii="바탕" w:eastAsia="바탕" w:hAnsi="바탕" w:cs="바탕" w:hint="eastAsia"/>
                  <w:color w:val="00B050"/>
                  <w:lang w:eastAsia="ko-KR"/>
                </w:rPr>
                <w:t>차량번호</w:t>
              </w:r>
              <w:r w:rsidRPr="00253C29">
                <w:rPr>
                  <w:color w:val="00B050"/>
                  <w:lang w:eastAsia="ko-KR"/>
                </w:rPr>
                <w:t xml:space="preserve"> </w:t>
              </w:r>
              <w:r>
                <w:rPr>
                  <w:rFonts w:eastAsiaTheme="minorEastAsia" w:hint="eastAsia"/>
                  <w:color w:val="00B050"/>
                  <w:lang w:eastAsia="ko-KR"/>
                </w:rPr>
                <w:t>8~1</w:t>
              </w:r>
              <w:r w:rsidRPr="00253C29">
                <w:rPr>
                  <w:rFonts w:ascii="바탕" w:eastAsia="바탕" w:hAnsi="바탕" w:cs="바탕" w:hint="eastAsia"/>
                  <w:color w:val="00B050"/>
                  <w:lang w:eastAsia="ko-KR"/>
                </w:rPr>
                <w:t>에</w:t>
              </w:r>
              <w:r w:rsidRPr="00253C29">
                <w:rPr>
                  <w:color w:val="00B050"/>
                  <w:lang w:eastAsia="ko-KR"/>
                </w:rPr>
                <w:t xml:space="preserve"> </w:t>
              </w:r>
              <w:r w:rsidRPr="00253C29">
                <w:rPr>
                  <w:rFonts w:ascii="바탕" w:eastAsia="바탕" w:hAnsi="바탕" w:cs="바탕" w:hint="eastAsia"/>
                  <w:color w:val="00B050"/>
                  <w:lang w:eastAsia="ko-KR"/>
                </w:rPr>
                <w:t>해당됨</w:t>
              </w:r>
            </w:ins>
          </w:p>
        </w:tc>
      </w:tr>
      <w:tr w:rsidR="00A9791A" w:rsidRPr="00253C29" w:rsidTr="00C31E78">
        <w:trPr>
          <w:ins w:id="171" w:author="USER" w:date="2012-05-18T13:31:00Z"/>
        </w:trPr>
        <w:tc>
          <w:tcPr>
            <w:tcW w:w="806" w:type="dxa"/>
            <w:tcPrChange w:id="172" w:author="USER" w:date="2012-05-18T14:10:00Z">
              <w:tcPr>
                <w:tcW w:w="806" w:type="dxa"/>
              </w:tcPr>
            </w:tcPrChange>
          </w:tcPr>
          <w:p w:rsidR="00A9791A" w:rsidRPr="00FF5DED" w:rsidRDefault="00A9791A" w:rsidP="00FF5DED">
            <w:pPr>
              <w:pStyle w:val="BodyText"/>
              <w:ind w:left="0"/>
              <w:jc w:val="center"/>
              <w:rPr>
                <w:ins w:id="173" w:author="USER" w:date="2012-05-18T13:31:00Z"/>
                <w:rFonts w:eastAsiaTheme="minorEastAsia"/>
                <w:color w:val="00B050"/>
                <w:lang w:eastAsia="ko-KR"/>
                <w:rPrChange w:id="174" w:author="USER" w:date="2012-05-18T14:04:00Z">
                  <w:rPr>
                    <w:ins w:id="175" w:author="USER" w:date="2012-05-18T13:31:00Z"/>
                    <w:color w:val="00B050"/>
                    <w:lang w:eastAsia="ko-KR"/>
                  </w:rPr>
                </w:rPrChange>
              </w:rPr>
            </w:pPr>
            <w:ins w:id="176" w:author="USER" w:date="2012-05-18T14:07:00Z">
              <w:r>
                <w:rPr>
                  <w:rFonts w:eastAsiaTheme="minorEastAsia" w:hint="eastAsia"/>
                  <w:color w:val="00B050"/>
                  <w:lang w:eastAsia="ko-KR"/>
                </w:rPr>
                <w:lastRenderedPageBreak/>
                <w:t>48</w:t>
              </w:r>
            </w:ins>
            <w:ins w:id="177" w:author="USER" w:date="2012-05-18T14:04:00Z">
              <w:r>
                <w:rPr>
                  <w:rFonts w:eastAsiaTheme="minorEastAsia" w:hint="eastAsia"/>
                  <w:color w:val="00B050"/>
                  <w:lang w:eastAsia="ko-KR"/>
                </w:rPr>
                <w:t>~</w:t>
              </w:r>
            </w:ins>
            <w:ins w:id="178" w:author="USER" w:date="2012-05-18T14:07:00Z">
              <w:r>
                <w:rPr>
                  <w:rFonts w:eastAsiaTheme="minorEastAsia" w:hint="eastAsia"/>
                  <w:color w:val="00B050"/>
                  <w:lang w:eastAsia="ko-KR"/>
                </w:rPr>
                <w:t>55</w:t>
              </w:r>
            </w:ins>
          </w:p>
        </w:tc>
        <w:tc>
          <w:tcPr>
            <w:tcW w:w="2318" w:type="dxa"/>
            <w:tcPrChange w:id="179" w:author="USER" w:date="2012-05-18T14:10:00Z">
              <w:tcPr>
                <w:tcW w:w="6804" w:type="dxa"/>
                <w:gridSpan w:val="2"/>
              </w:tcPr>
            </w:tcPrChange>
          </w:tcPr>
          <w:p w:rsidR="00A9791A" w:rsidRPr="00253C29" w:rsidRDefault="00A9791A" w:rsidP="00045065">
            <w:pPr>
              <w:pStyle w:val="BodyText"/>
              <w:rPr>
                <w:ins w:id="180" w:author="USER" w:date="2012-05-18T13:31:00Z"/>
                <w:color w:val="00B050"/>
                <w:lang w:eastAsia="ko-KR"/>
              </w:rPr>
              <w:pPrChange w:id="181" w:author="USER" w:date="2012-05-18T14:10:00Z">
                <w:pPr>
                  <w:pStyle w:val="BodyText"/>
                  <w:numPr>
                    <w:numId w:val="17"/>
                  </w:numPr>
                  <w:ind w:left="760" w:hanging="360"/>
                </w:pPr>
              </w:pPrChange>
            </w:pPr>
          </w:p>
        </w:tc>
        <w:tc>
          <w:tcPr>
            <w:tcW w:w="5620" w:type="dxa"/>
            <w:tcPrChange w:id="182" w:author="USER" w:date="2012-05-18T14:10:00Z">
              <w:tcPr>
                <w:tcW w:w="1134" w:type="dxa"/>
              </w:tcPr>
            </w:tcPrChange>
          </w:tcPr>
          <w:p w:rsidR="00A9791A" w:rsidRPr="00253C29" w:rsidRDefault="00A9791A" w:rsidP="00B34A1F">
            <w:pPr>
              <w:pStyle w:val="BodyText"/>
              <w:ind w:left="0"/>
              <w:rPr>
                <w:ins w:id="183" w:author="USER" w:date="2012-05-18T14:09:00Z"/>
                <w:color w:val="00B050"/>
                <w:lang w:eastAsia="ko-KR"/>
              </w:rPr>
            </w:pPr>
            <w:ins w:id="184" w:author="USER" w:date="2012-05-18T14:09:00Z">
              <w:r w:rsidRPr="00253C29">
                <w:rPr>
                  <w:rFonts w:hint="eastAsia"/>
                  <w:color w:val="00B050"/>
                  <w:lang w:eastAsia="ko-KR"/>
                </w:rPr>
                <w:t>각 차량의 C/I 고장 상태비트</w:t>
              </w:r>
            </w:ins>
          </w:p>
          <w:p w:rsidR="00A9791A" w:rsidRPr="00253C29" w:rsidRDefault="00A9791A" w:rsidP="00B34A1F">
            <w:pPr>
              <w:pStyle w:val="BodyText"/>
              <w:numPr>
                <w:ilvl w:val="0"/>
                <w:numId w:val="17"/>
              </w:numPr>
              <w:rPr>
                <w:ins w:id="185" w:author="USER" w:date="2012-05-18T14:09:00Z"/>
                <w:color w:val="00B050"/>
                <w:lang w:eastAsia="ko-KR"/>
              </w:rPr>
            </w:pPr>
            <w:ins w:id="186" w:author="USER" w:date="2012-05-18T14:09:00Z">
              <w:r w:rsidRPr="00253C29">
                <w:rPr>
                  <w:rFonts w:hint="eastAsia"/>
                  <w:color w:val="00B050"/>
                  <w:lang w:eastAsia="ko-KR"/>
                </w:rPr>
                <w:t>BIT7~0은 차량번호 8~1에 해당됨</w:t>
              </w:r>
            </w:ins>
          </w:p>
          <w:p w:rsidR="00A9791A" w:rsidRPr="00FF5DED" w:rsidRDefault="00A9791A" w:rsidP="0008193C">
            <w:pPr>
              <w:pStyle w:val="BodyText"/>
              <w:numPr>
                <w:ilvl w:val="0"/>
                <w:numId w:val="17"/>
              </w:numPr>
              <w:rPr>
                <w:ins w:id="187" w:author="USER" w:date="2012-05-18T13:31:00Z"/>
                <w:rFonts w:eastAsiaTheme="minorEastAsia"/>
                <w:color w:val="00B050"/>
                <w:lang w:eastAsia="ko-KR"/>
                <w:rPrChange w:id="188" w:author="USER" w:date="2012-05-18T14:01:00Z">
                  <w:rPr>
                    <w:ins w:id="189" w:author="USER" w:date="2012-05-18T13:31:00Z"/>
                    <w:color w:val="00B050"/>
                    <w:lang w:eastAsia="ko-KR"/>
                  </w:rPr>
                </w:rPrChange>
              </w:rPr>
              <w:pPrChange w:id="190" w:author="USER" w:date="2012-05-18T14:09:00Z">
                <w:pPr>
                  <w:pStyle w:val="BodyText"/>
                  <w:ind w:left="0"/>
                </w:pPr>
              </w:pPrChange>
            </w:pPr>
            <w:ins w:id="191" w:author="USER" w:date="2012-05-18T14:09:00Z">
              <w:r w:rsidRPr="00253C29">
                <w:rPr>
                  <w:rFonts w:hint="eastAsia"/>
                  <w:color w:val="00B050"/>
                  <w:lang w:eastAsia="ko-KR"/>
                </w:rPr>
                <w:t>1 : 고장, 0 : 정상</w:t>
              </w:r>
            </w:ins>
          </w:p>
        </w:tc>
      </w:tr>
      <w:tr w:rsidR="00A9791A" w:rsidRPr="00253C29" w:rsidTr="00C31E78">
        <w:trPr>
          <w:ins w:id="192" w:author="USER" w:date="2012-05-18T13:31:00Z"/>
        </w:trPr>
        <w:tc>
          <w:tcPr>
            <w:tcW w:w="806" w:type="dxa"/>
            <w:tcPrChange w:id="193" w:author="USER" w:date="2012-05-18T14:10:00Z">
              <w:tcPr>
                <w:tcW w:w="806" w:type="dxa"/>
              </w:tcPr>
            </w:tcPrChange>
          </w:tcPr>
          <w:p w:rsidR="00A9791A" w:rsidRPr="00B67F3C" w:rsidRDefault="00A9791A" w:rsidP="00B34A1F">
            <w:pPr>
              <w:pStyle w:val="BodyText"/>
              <w:ind w:left="0"/>
              <w:jc w:val="center"/>
              <w:rPr>
                <w:ins w:id="194" w:author="USER" w:date="2012-05-18T13:31:00Z"/>
                <w:rFonts w:eastAsiaTheme="minorEastAsia"/>
                <w:color w:val="00B050"/>
                <w:lang w:eastAsia="ko-KR"/>
                <w:rPrChange w:id="195" w:author="USER" w:date="2012-05-18T14:07:00Z">
                  <w:rPr>
                    <w:ins w:id="196" w:author="USER" w:date="2012-05-18T13:31:00Z"/>
                    <w:color w:val="00B050"/>
                    <w:lang w:eastAsia="ko-KR"/>
                  </w:rPr>
                </w:rPrChange>
              </w:rPr>
            </w:pPr>
            <w:ins w:id="197" w:author="USER" w:date="2012-05-18T14:07:00Z">
              <w:r>
                <w:rPr>
                  <w:rFonts w:eastAsiaTheme="minorEastAsia" w:hint="eastAsia"/>
                  <w:color w:val="00B050"/>
                  <w:lang w:eastAsia="ko-KR"/>
                </w:rPr>
                <w:t>56~63</w:t>
              </w:r>
            </w:ins>
          </w:p>
        </w:tc>
        <w:tc>
          <w:tcPr>
            <w:tcW w:w="2318" w:type="dxa"/>
            <w:tcPrChange w:id="198" w:author="USER" w:date="2012-05-18T14:10:00Z">
              <w:tcPr>
                <w:tcW w:w="6804" w:type="dxa"/>
                <w:gridSpan w:val="2"/>
              </w:tcPr>
            </w:tcPrChange>
          </w:tcPr>
          <w:p w:rsidR="00A9791A" w:rsidRPr="00834F84" w:rsidRDefault="00834F84" w:rsidP="00B34A1F">
            <w:pPr>
              <w:pStyle w:val="BodyText"/>
              <w:ind w:left="0"/>
              <w:rPr>
                <w:ins w:id="199" w:author="USER" w:date="2012-05-18T13:31:00Z"/>
                <w:rFonts w:eastAsiaTheme="minorEastAsia" w:hint="eastAsia"/>
                <w:color w:val="00B050"/>
                <w:lang w:eastAsia="ko-KR"/>
                <w:rPrChange w:id="200" w:author="USER" w:date="2012-05-18T14:10:00Z">
                  <w:rPr>
                    <w:ins w:id="201" w:author="USER" w:date="2012-05-18T13:31:00Z"/>
                    <w:color w:val="00B050"/>
                    <w:lang w:eastAsia="ko-KR"/>
                  </w:rPr>
                </w:rPrChange>
              </w:rPr>
            </w:pPr>
            <w:ins w:id="202" w:author="USER" w:date="2012-05-18T14:10:00Z">
              <w:r>
                <w:rPr>
                  <w:rFonts w:eastAsiaTheme="minorEastAsia" w:hint="eastAsia"/>
                  <w:color w:val="00B050"/>
                  <w:lang w:eastAsia="ko-KR"/>
                </w:rPr>
                <w:t>Increment counter</w:t>
              </w:r>
            </w:ins>
          </w:p>
        </w:tc>
        <w:tc>
          <w:tcPr>
            <w:tcW w:w="5620" w:type="dxa"/>
            <w:tcPrChange w:id="203" w:author="USER" w:date="2012-05-18T14:10:00Z">
              <w:tcPr>
                <w:tcW w:w="1134" w:type="dxa"/>
              </w:tcPr>
            </w:tcPrChange>
          </w:tcPr>
          <w:p w:rsidR="00A9791A" w:rsidRPr="004B362F" w:rsidRDefault="00834F84" w:rsidP="00B34A1F">
            <w:pPr>
              <w:pStyle w:val="BodyText"/>
              <w:ind w:left="0"/>
              <w:rPr>
                <w:ins w:id="204" w:author="USER" w:date="2012-05-18T13:31:00Z"/>
                <w:rFonts w:eastAsiaTheme="minorEastAsia"/>
                <w:color w:val="00B050"/>
                <w:lang w:eastAsia="ko-KR"/>
                <w:rPrChange w:id="205" w:author="USER" w:date="2012-05-18T14:07:00Z">
                  <w:rPr>
                    <w:ins w:id="206" w:author="USER" w:date="2012-05-18T13:31:00Z"/>
                    <w:color w:val="00B050"/>
                    <w:lang w:eastAsia="ko-KR"/>
                  </w:rPr>
                </w:rPrChange>
              </w:rPr>
            </w:pPr>
            <w:ins w:id="207" w:author="USER" w:date="2012-05-18T14:11:00Z">
              <w:r>
                <w:rPr>
                  <w:rFonts w:asciiTheme="minorEastAsia" w:eastAsiaTheme="minorEastAsia" w:hAnsiTheme="minorEastAsia" w:hint="eastAsia"/>
                  <w:color w:val="00B050"/>
                  <w:sz w:val="16"/>
                  <w:lang w:eastAsia="ko-KR"/>
                </w:rPr>
                <w:t>보낼 때 마다 증가 카운터를 보낸다.</w:t>
              </w:r>
              <w:r w:rsidR="00D67E2C">
                <w:rPr>
                  <w:rFonts w:asciiTheme="minorEastAsia" w:eastAsiaTheme="minorEastAsia" w:hAnsiTheme="minorEastAsia" w:hint="eastAsia"/>
                  <w:color w:val="00B050"/>
                  <w:sz w:val="16"/>
                  <w:lang w:eastAsia="ko-KR"/>
                </w:rPr>
                <w:t>(0~255)</w:t>
              </w:r>
            </w:ins>
          </w:p>
        </w:tc>
      </w:tr>
    </w:tbl>
    <w:p w:rsidR="008E34D2" w:rsidRPr="008E34D2" w:rsidRDefault="008E34D2" w:rsidP="00F77E55">
      <w:pPr>
        <w:pStyle w:val="BodyText"/>
        <w:ind w:left="0"/>
        <w:rPr>
          <w:rFonts w:eastAsiaTheme="minorEastAsia"/>
          <w:lang w:eastAsia="ko-KR"/>
          <w:rPrChange w:id="208" w:author="USER" w:date="2012-05-18T13:31:00Z">
            <w:rPr/>
          </w:rPrChange>
        </w:rPr>
        <w:pPrChange w:id="209" w:author="USER" w:date="2012-05-18T13:34:00Z">
          <w:pPr>
            <w:pStyle w:val="BodyText"/>
          </w:pPr>
        </w:pPrChange>
      </w:pPr>
    </w:p>
    <w:p w:rsidR="004C4186" w:rsidRDefault="004C4186" w:rsidP="004C4186">
      <w:pPr>
        <w:pStyle w:val="3"/>
        <w:keepNext/>
        <w:tabs>
          <w:tab w:val="num" w:pos="720"/>
        </w:tabs>
        <w:spacing w:before="120" w:after="80"/>
        <w:ind w:left="720"/>
      </w:pPr>
      <w:bookmarkStart w:id="210" w:name="_Toc288654315"/>
      <w:bookmarkStart w:id="211" w:name="_Toc325043649"/>
      <w:r>
        <w:t>nvo01StatusBits2</w:t>
      </w:r>
      <w:bookmarkEnd w:id="210"/>
      <w:bookmarkEnd w:id="211"/>
    </w:p>
    <w:p w:rsidR="004C4186" w:rsidRDefault="004C4186" w:rsidP="004C4186">
      <w:pPr>
        <w:pStyle w:val="BodyText"/>
        <w:tabs>
          <w:tab w:val="left" w:pos="2160"/>
        </w:tabs>
        <w:ind w:left="2160" w:hanging="1440"/>
      </w:pPr>
      <w:r>
        <w:t>Declaration:</w:t>
      </w:r>
      <w:r>
        <w:tab/>
        <w:t>network output sd_string("@1|3") SNVT_state_64 nvo01StatusBits2</w:t>
      </w:r>
    </w:p>
    <w:p w:rsidR="004C4186" w:rsidRDefault="004C4186" w:rsidP="004C4186">
      <w:pPr>
        <w:pStyle w:val="BodyText"/>
        <w:tabs>
          <w:tab w:val="left" w:pos="2160"/>
        </w:tabs>
        <w:ind w:left="2160" w:hanging="1440"/>
      </w:pPr>
      <w:r>
        <w:t>Description:</w:t>
      </w:r>
      <w:r>
        <w:tab/>
        <w:t>Current subsystem status.</w:t>
      </w:r>
    </w:p>
    <w:p w:rsidR="004C4186" w:rsidRDefault="004C4186" w:rsidP="004C4186">
      <w:pPr>
        <w:pStyle w:val="BodyText"/>
        <w:tabs>
          <w:tab w:val="left" w:pos="2160"/>
        </w:tabs>
        <w:ind w:left="2160" w:hanging="1440"/>
      </w:pPr>
      <w:r>
        <w:t>Destination:</w:t>
      </w:r>
      <w:r>
        <w:tab/>
        <w:t>CDT</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The Diagnostics Data Dictionary defines the status bit assignments and associated attributes for bits 56-111. Bits 112-119 represent a counter.</w:t>
      </w:r>
    </w:p>
    <w:p w:rsidR="004C4186" w:rsidRDefault="004C4186" w:rsidP="004C4186">
      <w:pPr>
        <w:pStyle w:val="3"/>
        <w:keepNext/>
        <w:tabs>
          <w:tab w:val="num" w:pos="720"/>
        </w:tabs>
        <w:spacing w:before="120" w:after="80"/>
        <w:ind w:left="720"/>
      </w:pPr>
      <w:bookmarkStart w:id="212" w:name="_Toc288654316"/>
      <w:bookmarkStart w:id="213" w:name="_Toc325043650"/>
      <w:r>
        <w:t>nvi01TransfState</w:t>
      </w:r>
      <w:bookmarkEnd w:id="212"/>
      <w:bookmarkEnd w:id="213"/>
    </w:p>
    <w:p w:rsidR="004C4186" w:rsidRDefault="004C4186" w:rsidP="004C4186">
      <w:pPr>
        <w:pStyle w:val="BodyText"/>
        <w:tabs>
          <w:tab w:val="left" w:pos="2160"/>
        </w:tabs>
        <w:ind w:left="2160" w:hanging="1440"/>
      </w:pPr>
      <w:r>
        <w:t>Declaration:</w:t>
      </w:r>
      <w:r>
        <w:tab/>
        <w:t>network input sd_string("@1|4") SNVT_state nvi01TransfState</w:t>
      </w:r>
    </w:p>
    <w:p w:rsidR="004C4186" w:rsidRDefault="004C4186" w:rsidP="004C4186">
      <w:pPr>
        <w:pStyle w:val="BodyText"/>
        <w:tabs>
          <w:tab w:val="left" w:pos="2160"/>
        </w:tabs>
        <w:ind w:left="2160" w:hanging="1440"/>
      </w:pPr>
      <w:r>
        <w:t>Description:</w:t>
      </w:r>
      <w:r>
        <w:tab/>
        <w:t>Used by CDT to suspend network traffic during file transfer operations.</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See DDN-0432-0080 section 6.5.6.</w:t>
      </w:r>
    </w:p>
    <w:p w:rsidR="004C4186" w:rsidRDefault="004C4186" w:rsidP="004C4186">
      <w:pPr>
        <w:pStyle w:val="3"/>
        <w:keepNext/>
        <w:tabs>
          <w:tab w:val="num" w:pos="720"/>
        </w:tabs>
        <w:spacing w:before="120" w:after="80"/>
        <w:ind w:left="720"/>
        <w:rPr>
          <w:lang w:val="en-CA"/>
        </w:rPr>
      </w:pPr>
      <w:bookmarkStart w:id="214" w:name="_Toc164765112"/>
      <w:bookmarkStart w:id="215" w:name="_Toc168970275"/>
      <w:bookmarkStart w:id="216" w:name="_Toc288654317"/>
      <w:bookmarkStart w:id="217" w:name="_Toc325043651"/>
      <w:r>
        <w:rPr>
          <w:lang w:val="en-CA"/>
        </w:rPr>
        <w:t>nvo01Parameter</w:t>
      </w:r>
      <w:bookmarkEnd w:id="214"/>
      <w:bookmarkEnd w:id="215"/>
      <w:bookmarkEnd w:id="216"/>
      <w:bookmarkEnd w:id="217"/>
    </w:p>
    <w:p w:rsidR="004C4186" w:rsidRDefault="004C4186" w:rsidP="004C4186">
      <w:pPr>
        <w:pStyle w:val="BodyText"/>
        <w:tabs>
          <w:tab w:val="left" w:pos="2160"/>
        </w:tabs>
        <w:ind w:left="2160" w:hanging="1440"/>
      </w:pPr>
      <w:r>
        <w:t>Declaration:</w:t>
      </w:r>
      <w:r>
        <w:tab/>
        <w:t>network output sd_string("@1|5") UNVT_parameter nvo01Parameter</w:t>
      </w:r>
    </w:p>
    <w:p w:rsidR="004C4186" w:rsidRDefault="004C4186" w:rsidP="004C4186">
      <w:pPr>
        <w:pStyle w:val="BodyText"/>
        <w:tabs>
          <w:tab w:val="left" w:pos="2160"/>
        </w:tabs>
        <w:ind w:left="2160" w:hanging="1440"/>
      </w:pPr>
      <w:r>
        <w:t>Description:</w:t>
      </w:r>
      <w:r>
        <w:tab/>
        <w:t>Current numeric parameter value.</w:t>
      </w:r>
      <w:r w:rsidDel="003701DF">
        <w:t xml:space="preserve"> </w:t>
      </w:r>
    </w:p>
    <w:p w:rsidR="004C4186" w:rsidRDefault="004C4186" w:rsidP="004C4186">
      <w:pPr>
        <w:pStyle w:val="BodyText"/>
        <w:tabs>
          <w:tab w:val="left" w:pos="2160"/>
        </w:tabs>
        <w:ind w:left="2160" w:hanging="1440"/>
      </w:pPr>
      <w:r>
        <w:t>Destination:</w:t>
      </w:r>
      <w:r>
        <w:tab/>
        <w:t>CDT</w:t>
      </w:r>
    </w:p>
    <w:p w:rsidR="004C4186" w:rsidRDefault="004C4186" w:rsidP="004C4186">
      <w:pPr>
        <w:pStyle w:val="4"/>
        <w:keepNext/>
        <w:tabs>
          <w:tab w:val="num" w:pos="864"/>
        </w:tabs>
        <w:suppressAutoHyphens w:val="0"/>
        <w:spacing w:before="240" w:after="60"/>
        <w:ind w:left="864"/>
        <w:rPr>
          <w:lang w:val="en-CA"/>
        </w:rPr>
      </w:pPr>
      <w:r>
        <w:rPr>
          <w:lang w:val="en-CA"/>
        </w:rPr>
        <w:t>Data Value</w:t>
      </w:r>
    </w:p>
    <w:p w:rsidR="004C4186" w:rsidRDefault="004C4186" w:rsidP="004C4186">
      <w:pPr>
        <w:pStyle w:val="BodyText"/>
      </w:pPr>
      <w:r>
        <w:t>The Diagnostics Data Dictionary defines the numeric parameter ID assignments and associated attributes .</w:t>
      </w:r>
    </w:p>
    <w:p w:rsidR="004C4186" w:rsidRDefault="004C4186" w:rsidP="004C4186">
      <w:pPr>
        <w:pStyle w:val="3"/>
        <w:keepNext/>
        <w:tabs>
          <w:tab w:val="num" w:pos="720"/>
        </w:tabs>
        <w:spacing w:before="120" w:after="80"/>
        <w:ind w:left="720"/>
      </w:pPr>
      <w:bookmarkStart w:id="218" w:name="_Toc288654318"/>
      <w:bookmarkStart w:id="219" w:name="_Toc325043652"/>
      <w:r>
        <w:t>nvi01CDTStBits</w:t>
      </w:r>
      <w:bookmarkEnd w:id="218"/>
      <w:bookmarkEnd w:id="219"/>
    </w:p>
    <w:p w:rsidR="004C4186" w:rsidRDefault="004C4186" w:rsidP="004C4186">
      <w:pPr>
        <w:pStyle w:val="BodyText"/>
        <w:tabs>
          <w:tab w:val="left" w:pos="2160"/>
        </w:tabs>
        <w:ind w:left="2160" w:hanging="1440"/>
      </w:pPr>
      <w:r>
        <w:t>Declaration:</w:t>
      </w:r>
      <w:r>
        <w:tab/>
        <w:t>network input sd_string(“@1|6”) SNVT_state_64 nvi01CDTStBits</w:t>
      </w:r>
    </w:p>
    <w:p w:rsidR="004C4186" w:rsidRDefault="004C4186" w:rsidP="004C4186">
      <w:pPr>
        <w:pStyle w:val="BodyText"/>
        <w:tabs>
          <w:tab w:val="left" w:pos="2160"/>
        </w:tabs>
        <w:ind w:left="2160" w:hanging="1440"/>
      </w:pPr>
      <w:r>
        <w:t>Description:</w:t>
      </w:r>
      <w:r>
        <w:tab/>
        <w:t>Current status information reported by other subsystems, CDT digital inputs or the CDT. The network variable is sent by the CDT every two (2) seconds.</w:t>
      </w:r>
    </w:p>
    <w:p w:rsidR="004C4186" w:rsidRDefault="004C4186" w:rsidP="004C4186">
      <w:pPr>
        <w:pStyle w:val="4"/>
        <w:keepNext/>
        <w:tabs>
          <w:tab w:val="num" w:pos="864"/>
        </w:tabs>
        <w:suppressAutoHyphens w:val="0"/>
        <w:spacing w:before="240" w:after="60"/>
        <w:ind w:left="864"/>
      </w:pPr>
      <w:bookmarkStart w:id="220" w:name="_Ref276639497"/>
      <w:r>
        <w:t>Data Value</w:t>
      </w:r>
      <w:bookmarkEnd w:id="220"/>
    </w:p>
    <w:p w:rsidR="004C4186" w:rsidRDefault="004C4186" w:rsidP="004C4186">
      <w:pPr>
        <w:pStyle w:val="BodyText"/>
      </w:pPr>
      <w:r>
        <w:t>The following table defines the boolean status index assignments.</w:t>
      </w:r>
    </w:p>
    <w:p w:rsidR="004C4186" w:rsidRDefault="004C4186" w:rsidP="004C4186">
      <w:pPr>
        <w:pStyle w:val="af3"/>
        <w:rPr>
          <w:lang w:val="en-CA"/>
        </w:rPr>
      </w:pPr>
      <w:bookmarkStart w:id="221" w:name="_Toc273007204"/>
      <w:bookmarkStart w:id="222" w:name="_Toc288654287"/>
      <w:bookmarkStart w:id="223" w:name="_Toc312405250"/>
      <w:r>
        <w:rPr>
          <w:lang w:val="en-CA"/>
        </w:rPr>
        <w:t xml:space="preserve">Table </w:t>
      </w:r>
      <w:r w:rsidR="007438F6">
        <w:rPr>
          <w:lang w:val="en-CA"/>
        </w:rPr>
        <w:fldChar w:fldCharType="begin"/>
      </w:r>
      <w:r>
        <w:rPr>
          <w:lang w:val="en-CA"/>
        </w:rPr>
        <w:instrText xml:space="preserve"> SEQ Table \* ARABIC </w:instrText>
      </w:r>
      <w:r w:rsidR="007438F6">
        <w:rPr>
          <w:lang w:val="en-CA"/>
        </w:rPr>
        <w:fldChar w:fldCharType="separate"/>
      </w:r>
      <w:r w:rsidR="00D15C27">
        <w:rPr>
          <w:noProof/>
          <w:lang w:val="en-CA"/>
        </w:rPr>
        <w:t>3</w:t>
      </w:r>
      <w:r w:rsidR="007438F6">
        <w:rPr>
          <w:lang w:val="en-CA"/>
        </w:rPr>
        <w:fldChar w:fldCharType="end"/>
      </w:r>
      <w:r>
        <w:rPr>
          <w:lang w:val="en-CA"/>
        </w:rPr>
        <w:t>: Status Data Received from CDT</w:t>
      </w:r>
      <w:bookmarkEnd w:id="221"/>
      <w:bookmarkEnd w:id="222"/>
      <w:bookmarkEnd w:id="2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tblPr>
      <w:tblGrid>
        <w:gridCol w:w="864"/>
        <w:gridCol w:w="2898"/>
        <w:gridCol w:w="2862"/>
      </w:tblGrid>
      <w:tr w:rsidR="004C4186" w:rsidTr="00A27CA2">
        <w:trPr>
          <w:cantSplit/>
          <w:tblHeader/>
          <w:jc w:val="center"/>
        </w:trPr>
        <w:tc>
          <w:tcPr>
            <w:tcW w:w="864" w:type="dxa"/>
          </w:tcPr>
          <w:p w:rsidR="004C4186" w:rsidRDefault="004C4186" w:rsidP="00A27CA2">
            <w:pPr>
              <w:pStyle w:val="tableheading0"/>
              <w:keepNext/>
              <w:jc w:val="center"/>
              <w:rPr>
                <w:caps w:val="0"/>
                <w:lang w:val="en-CA"/>
              </w:rPr>
            </w:pPr>
            <w:r>
              <w:rPr>
                <w:caps w:val="0"/>
                <w:lang w:val="en-CA"/>
              </w:rPr>
              <w:t>Index</w:t>
            </w:r>
          </w:p>
        </w:tc>
        <w:tc>
          <w:tcPr>
            <w:tcW w:w="2898" w:type="dxa"/>
          </w:tcPr>
          <w:p w:rsidR="004C4186" w:rsidRDefault="004C4186" w:rsidP="00A27CA2">
            <w:pPr>
              <w:pStyle w:val="tableheading0"/>
              <w:keepNext/>
              <w:rPr>
                <w:caps w:val="0"/>
                <w:lang w:val="en-CA"/>
              </w:rPr>
            </w:pPr>
            <w:r>
              <w:rPr>
                <w:caps w:val="0"/>
                <w:lang w:val="en-CA"/>
              </w:rPr>
              <w:t>Description</w:t>
            </w:r>
          </w:p>
        </w:tc>
        <w:tc>
          <w:tcPr>
            <w:tcW w:w="2862" w:type="dxa"/>
          </w:tcPr>
          <w:p w:rsidR="004C4186" w:rsidRDefault="004C4186" w:rsidP="00A27CA2">
            <w:pPr>
              <w:pStyle w:val="tableheading0"/>
              <w:keepNext/>
              <w:rPr>
                <w:caps w:val="0"/>
                <w:lang w:val="en-CA"/>
              </w:rPr>
            </w:pPr>
            <w:r>
              <w:rPr>
                <w:caps w:val="0"/>
                <w:lang w:val="en-CA"/>
              </w:rPr>
              <w:t>Notes</w:t>
            </w:r>
          </w:p>
        </w:tc>
      </w:tr>
      <w:tr w:rsidR="004C4186" w:rsidTr="00A27CA2">
        <w:trPr>
          <w:cantSplit/>
          <w:jc w:val="center"/>
        </w:trPr>
        <w:tc>
          <w:tcPr>
            <w:tcW w:w="864" w:type="dxa"/>
          </w:tcPr>
          <w:p w:rsidR="004C4186" w:rsidRDefault="004C4186" w:rsidP="00A27CA2">
            <w:pPr>
              <w:pStyle w:val="TableText"/>
              <w:jc w:val="center"/>
              <w:rPr>
                <w:lang w:val="en-CA"/>
              </w:rPr>
            </w:pPr>
            <w:r>
              <w:rPr>
                <w:lang w:val="en-CA"/>
              </w:rPr>
              <w:t>0</w:t>
            </w:r>
          </w:p>
        </w:tc>
        <w:tc>
          <w:tcPr>
            <w:tcW w:w="2898" w:type="dxa"/>
          </w:tcPr>
          <w:p w:rsidR="004C4186" w:rsidRDefault="004C4186" w:rsidP="00A27CA2">
            <w:pPr>
              <w:pStyle w:val="TableText"/>
              <w:rPr>
                <w:kern w:val="2"/>
                <w:lang w:val="en-CA"/>
              </w:rPr>
            </w:pPr>
            <w:r>
              <w:rPr>
                <w:lang w:val="en-CA"/>
              </w:rPr>
              <w:t>Active Cab</w:t>
            </w:r>
          </w:p>
        </w:tc>
        <w:tc>
          <w:tcPr>
            <w:tcW w:w="2862" w:type="dxa"/>
          </w:tcPr>
          <w:p w:rsidR="004C4186" w:rsidRDefault="004C4186" w:rsidP="00A27CA2">
            <w:pPr>
              <w:pStyle w:val="TableText"/>
              <w:rPr>
                <w:lang w:val="en-CA"/>
              </w:rPr>
            </w:pPr>
            <w:r>
              <w:rPr>
                <w:lang w:val="en-CA"/>
              </w:rPr>
              <w:t>CDT discrete input</w:t>
            </w:r>
          </w:p>
        </w:tc>
      </w:tr>
      <w:tr w:rsidR="004C4186" w:rsidTr="00A27CA2">
        <w:trPr>
          <w:cantSplit/>
          <w:jc w:val="center"/>
        </w:trPr>
        <w:tc>
          <w:tcPr>
            <w:tcW w:w="864" w:type="dxa"/>
          </w:tcPr>
          <w:p w:rsidR="004C4186" w:rsidRDefault="004C4186" w:rsidP="00A27CA2">
            <w:pPr>
              <w:pStyle w:val="TableText"/>
              <w:jc w:val="center"/>
              <w:rPr>
                <w:lang w:val="en-CA"/>
              </w:rPr>
            </w:pPr>
            <w:r>
              <w:rPr>
                <w:lang w:val="en-CA"/>
              </w:rPr>
              <w:t>1</w:t>
            </w:r>
          </w:p>
        </w:tc>
        <w:tc>
          <w:tcPr>
            <w:tcW w:w="2898" w:type="dxa"/>
          </w:tcPr>
          <w:p w:rsidR="004C4186" w:rsidRDefault="004C4186" w:rsidP="00A27CA2">
            <w:pPr>
              <w:pStyle w:val="TableText"/>
              <w:rPr>
                <w:kern w:val="2"/>
                <w:lang w:val="en-CA"/>
              </w:rPr>
            </w:pPr>
            <w:r>
              <w:rPr>
                <w:lang w:val="en-CA"/>
              </w:rPr>
              <w:t>Traction command</w:t>
            </w:r>
          </w:p>
        </w:tc>
        <w:tc>
          <w:tcPr>
            <w:tcW w:w="2862" w:type="dxa"/>
          </w:tcPr>
          <w:p w:rsidR="004C4186" w:rsidRDefault="004C4186" w:rsidP="00A27CA2">
            <w:pPr>
              <w:pStyle w:val="TableText"/>
              <w:rPr>
                <w:lang w:val="en-CA"/>
              </w:rPr>
            </w:pPr>
            <w:r>
              <w:rPr>
                <w:lang w:val="en-CA"/>
              </w:rPr>
              <w:t>Powering operation mode from Propulsion status information</w:t>
            </w:r>
          </w:p>
        </w:tc>
      </w:tr>
      <w:tr w:rsidR="004C4186" w:rsidTr="00A27CA2">
        <w:trPr>
          <w:cantSplit/>
          <w:jc w:val="center"/>
        </w:trPr>
        <w:tc>
          <w:tcPr>
            <w:tcW w:w="864" w:type="dxa"/>
          </w:tcPr>
          <w:p w:rsidR="004C4186" w:rsidRDefault="004C4186" w:rsidP="00A27CA2">
            <w:pPr>
              <w:pStyle w:val="TableText"/>
              <w:jc w:val="center"/>
              <w:rPr>
                <w:lang w:val="en-CA"/>
              </w:rPr>
            </w:pPr>
            <w:r>
              <w:rPr>
                <w:lang w:val="en-CA"/>
              </w:rPr>
              <w:t>3</w:t>
            </w:r>
          </w:p>
        </w:tc>
        <w:tc>
          <w:tcPr>
            <w:tcW w:w="2898" w:type="dxa"/>
          </w:tcPr>
          <w:p w:rsidR="004C4186" w:rsidRDefault="004C4186" w:rsidP="00A27CA2">
            <w:pPr>
              <w:pStyle w:val="TableText"/>
              <w:rPr>
                <w:lang w:val="en-CA"/>
              </w:rPr>
            </w:pPr>
            <w:r>
              <w:rPr>
                <w:lang w:val="en-CA"/>
              </w:rPr>
              <w:t>All Doors closed</w:t>
            </w:r>
          </w:p>
        </w:tc>
        <w:tc>
          <w:tcPr>
            <w:tcW w:w="2862" w:type="dxa"/>
          </w:tcPr>
          <w:p w:rsidR="004C4186" w:rsidRDefault="004C4186" w:rsidP="00A27CA2">
            <w:pPr>
              <w:pStyle w:val="TableText"/>
              <w:rPr>
                <w:lang w:val="en-CA"/>
              </w:rPr>
            </w:pPr>
            <w:r>
              <w:rPr>
                <w:lang w:val="en-CA"/>
              </w:rPr>
              <w:t>CDT Discrete input</w:t>
            </w:r>
          </w:p>
        </w:tc>
      </w:tr>
      <w:tr w:rsidR="00223671" w:rsidTr="00A27CA2">
        <w:trPr>
          <w:cantSplit/>
          <w:jc w:val="center"/>
        </w:trPr>
        <w:tc>
          <w:tcPr>
            <w:tcW w:w="864" w:type="dxa"/>
          </w:tcPr>
          <w:p w:rsidR="00223671" w:rsidRDefault="00223671" w:rsidP="00A27CA2">
            <w:pPr>
              <w:pStyle w:val="TableText"/>
              <w:jc w:val="center"/>
              <w:rPr>
                <w:lang w:val="en-CA"/>
              </w:rPr>
            </w:pPr>
            <w:r>
              <w:rPr>
                <w:lang w:val="en-CA"/>
              </w:rPr>
              <w:t>4</w:t>
            </w:r>
          </w:p>
        </w:tc>
        <w:tc>
          <w:tcPr>
            <w:tcW w:w="2898" w:type="dxa"/>
          </w:tcPr>
          <w:p w:rsidR="00223671" w:rsidRDefault="00223671" w:rsidP="00A27CA2">
            <w:pPr>
              <w:pStyle w:val="TableText"/>
              <w:rPr>
                <w:lang w:val="en-CA"/>
              </w:rPr>
            </w:pPr>
            <w:r>
              <w:rPr>
                <w:lang w:val="en-CA"/>
              </w:rPr>
              <w:t>Cutout Feedback</w:t>
            </w:r>
          </w:p>
        </w:tc>
        <w:tc>
          <w:tcPr>
            <w:tcW w:w="2862" w:type="dxa"/>
          </w:tcPr>
          <w:p w:rsidR="00223671" w:rsidRDefault="00223671" w:rsidP="00A27CA2">
            <w:pPr>
              <w:pStyle w:val="TableText"/>
              <w:rPr>
                <w:lang w:val="en-CA"/>
              </w:rPr>
            </w:pPr>
            <w:r>
              <w:rPr>
                <w:lang w:val="en-CA"/>
              </w:rPr>
              <w:t>C/I Phase Shift Information</w:t>
            </w:r>
          </w:p>
        </w:tc>
      </w:tr>
    </w:tbl>
    <w:p w:rsidR="004C4186" w:rsidRDefault="004C4186" w:rsidP="004C4186">
      <w:pPr>
        <w:pStyle w:val="afd"/>
        <w:rPr>
          <w:lang w:val="en-CA"/>
        </w:rPr>
      </w:pPr>
    </w:p>
    <w:p w:rsidR="004C4186" w:rsidRDefault="004C4186" w:rsidP="004C4186">
      <w:pPr>
        <w:pStyle w:val="BodyText"/>
      </w:pPr>
      <w:r>
        <w:lastRenderedPageBreak/>
        <w:t>The Diagnostics Data Dictionary defines the CDT status assignments available to other car subsystems (if required).</w:t>
      </w:r>
    </w:p>
    <w:p w:rsidR="004C4186" w:rsidRDefault="004C4186" w:rsidP="004C4186">
      <w:pPr>
        <w:pStyle w:val="3"/>
        <w:keepNext/>
        <w:tabs>
          <w:tab w:val="num" w:pos="720"/>
        </w:tabs>
        <w:spacing w:before="120" w:after="80"/>
        <w:ind w:left="720"/>
      </w:pPr>
      <w:bookmarkStart w:id="224" w:name="_Toc288654320"/>
      <w:bookmarkStart w:id="225" w:name="_Toc325043653"/>
      <w:r>
        <w:t>nvi01CDTParam</w:t>
      </w:r>
      <w:bookmarkEnd w:id="224"/>
      <w:bookmarkEnd w:id="225"/>
    </w:p>
    <w:p w:rsidR="004C4186" w:rsidRDefault="004C4186" w:rsidP="004C4186">
      <w:pPr>
        <w:pStyle w:val="BodyText"/>
        <w:tabs>
          <w:tab w:val="left" w:pos="2160"/>
        </w:tabs>
        <w:ind w:left="2160" w:hanging="1440"/>
      </w:pPr>
      <w:r>
        <w:t>Declaration:</w:t>
      </w:r>
      <w:r>
        <w:tab/>
        <w:t>network input sd_string(“@1|8”) UNVT_parameter nvi01CDTParam</w:t>
      </w:r>
    </w:p>
    <w:p w:rsidR="004C4186" w:rsidRDefault="004C4186" w:rsidP="004C4186">
      <w:pPr>
        <w:pStyle w:val="BodyText"/>
        <w:tabs>
          <w:tab w:val="left" w:pos="2160"/>
        </w:tabs>
        <w:ind w:left="2160" w:hanging="1440"/>
      </w:pPr>
      <w:r>
        <w:t>Description:</w:t>
      </w:r>
      <w:r>
        <w:tab/>
        <w:t>Current numeric parameter value sent by the CDT.</w:t>
      </w:r>
    </w:p>
    <w:p w:rsidR="004C4186" w:rsidRDefault="004C4186" w:rsidP="004C4186">
      <w:pPr>
        <w:pStyle w:val="4"/>
        <w:keepNext/>
        <w:tabs>
          <w:tab w:val="num" w:pos="864"/>
        </w:tabs>
        <w:suppressAutoHyphens w:val="0"/>
        <w:spacing w:before="240" w:after="60"/>
        <w:ind w:left="864"/>
      </w:pPr>
      <w:bookmarkStart w:id="226" w:name="_Ref224970840"/>
      <w:r>
        <w:t>Data Value</w:t>
      </w:r>
      <w:bookmarkEnd w:id="226"/>
    </w:p>
    <w:p w:rsidR="004C4186" w:rsidRDefault="004C4186" w:rsidP="004C4186">
      <w:pPr>
        <w:pStyle w:val="BodyText"/>
      </w:pPr>
      <w:r>
        <w:t>The following table defines the numeric parameter ID assignments.</w:t>
      </w:r>
    </w:p>
    <w:p w:rsidR="004C4186" w:rsidRDefault="004C4186" w:rsidP="004C4186">
      <w:pPr>
        <w:pStyle w:val="af3"/>
      </w:pPr>
      <w:bookmarkStart w:id="227" w:name="_Toc288654288"/>
      <w:bookmarkStart w:id="228" w:name="_Toc312405251"/>
      <w:r>
        <w:t xml:space="preserve">Table </w:t>
      </w:r>
      <w:fldSimple w:instr=" SEQ Table \* ARABIC ">
        <w:r w:rsidR="00D15C27">
          <w:rPr>
            <w:noProof/>
          </w:rPr>
          <w:t>4</w:t>
        </w:r>
      </w:fldSimple>
      <w:r>
        <w:t>: Parameter Data Received from CDT by the Comm System</w:t>
      </w:r>
      <w:bookmarkEnd w:id="227"/>
      <w:bookmarkEnd w:id="22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5"/>
        <w:gridCol w:w="1506"/>
        <w:gridCol w:w="1179"/>
        <w:gridCol w:w="1260"/>
        <w:gridCol w:w="5058"/>
      </w:tblGrid>
      <w:tr w:rsidR="004C4186" w:rsidTr="00A27CA2">
        <w:trPr>
          <w:cantSplit/>
          <w:tblHeader/>
        </w:trPr>
        <w:tc>
          <w:tcPr>
            <w:tcW w:w="465" w:type="dxa"/>
          </w:tcPr>
          <w:p w:rsidR="004C4186" w:rsidRDefault="004C4186" w:rsidP="00A27CA2">
            <w:pPr>
              <w:pStyle w:val="tableheading0"/>
              <w:keepNext/>
              <w:jc w:val="center"/>
              <w:rPr>
                <w:caps w:val="0"/>
              </w:rPr>
            </w:pPr>
            <w:r>
              <w:rPr>
                <w:caps w:val="0"/>
              </w:rPr>
              <w:t>ID</w:t>
            </w:r>
          </w:p>
        </w:tc>
        <w:tc>
          <w:tcPr>
            <w:tcW w:w="1506" w:type="dxa"/>
          </w:tcPr>
          <w:p w:rsidR="004C4186" w:rsidRDefault="004C4186" w:rsidP="00A27CA2">
            <w:pPr>
              <w:pStyle w:val="tableheading0"/>
              <w:keepNext/>
              <w:rPr>
                <w:caps w:val="0"/>
              </w:rPr>
            </w:pPr>
            <w:r>
              <w:rPr>
                <w:caps w:val="0"/>
              </w:rPr>
              <w:t>Description</w:t>
            </w:r>
          </w:p>
        </w:tc>
        <w:tc>
          <w:tcPr>
            <w:tcW w:w="1179" w:type="dxa"/>
          </w:tcPr>
          <w:p w:rsidR="004C4186" w:rsidRDefault="004C4186" w:rsidP="00A27CA2">
            <w:pPr>
              <w:pStyle w:val="tableheading0"/>
              <w:keepNext/>
              <w:rPr>
                <w:caps w:val="0"/>
              </w:rPr>
            </w:pPr>
            <w:r>
              <w:rPr>
                <w:caps w:val="0"/>
              </w:rPr>
              <w:t>Units or scale/offset</w:t>
            </w:r>
          </w:p>
        </w:tc>
        <w:tc>
          <w:tcPr>
            <w:tcW w:w="1260" w:type="dxa"/>
          </w:tcPr>
          <w:p w:rsidR="004C4186" w:rsidRDefault="004C4186" w:rsidP="00A27CA2">
            <w:pPr>
              <w:pStyle w:val="tableheading0"/>
              <w:keepNext/>
              <w:rPr>
                <w:caps w:val="0"/>
              </w:rPr>
            </w:pPr>
            <w:r>
              <w:rPr>
                <w:caps w:val="0"/>
              </w:rPr>
              <w:t>Transmission Rate</w:t>
            </w:r>
          </w:p>
        </w:tc>
        <w:tc>
          <w:tcPr>
            <w:tcW w:w="5058" w:type="dxa"/>
          </w:tcPr>
          <w:p w:rsidR="004C4186" w:rsidRDefault="004C4186" w:rsidP="00A27CA2">
            <w:pPr>
              <w:pStyle w:val="tableheading0"/>
              <w:keepNext/>
              <w:rPr>
                <w:caps w:val="0"/>
              </w:rPr>
            </w:pPr>
            <w:r>
              <w:rPr>
                <w:caps w:val="0"/>
              </w:rPr>
              <w:t>Notes</w:t>
            </w:r>
          </w:p>
        </w:tc>
      </w:tr>
      <w:tr w:rsidR="004C4186" w:rsidTr="00A27CA2">
        <w:trPr>
          <w:cantSplit/>
        </w:trPr>
        <w:tc>
          <w:tcPr>
            <w:tcW w:w="465" w:type="dxa"/>
          </w:tcPr>
          <w:p w:rsidR="004C4186" w:rsidRPr="00387F41" w:rsidRDefault="00387F41" w:rsidP="00A27CA2">
            <w:pPr>
              <w:pStyle w:val="TableText"/>
              <w:jc w:val="center"/>
              <w:rPr>
                <w:rFonts w:eastAsiaTheme="minorEastAsia" w:hint="eastAsia"/>
                <w:lang w:eastAsia="ko-KR"/>
                <w:rPrChange w:id="229" w:author="USER" w:date="2012-05-18T13:57:00Z">
                  <w:rPr/>
                </w:rPrChange>
              </w:rPr>
            </w:pPr>
            <w:ins w:id="230" w:author="USER" w:date="2012-05-18T13:57:00Z">
              <w:r>
                <w:rPr>
                  <w:rFonts w:eastAsiaTheme="minorEastAsia" w:hint="eastAsia"/>
                  <w:lang w:eastAsia="ko-KR"/>
                </w:rPr>
                <w:t>5</w:t>
              </w:r>
            </w:ins>
          </w:p>
        </w:tc>
        <w:tc>
          <w:tcPr>
            <w:tcW w:w="1506" w:type="dxa"/>
          </w:tcPr>
          <w:p w:rsidR="004C4186" w:rsidRPr="00FF5DED" w:rsidRDefault="000E6A2B" w:rsidP="00FF5DED">
            <w:pPr>
              <w:pStyle w:val="TableText"/>
              <w:rPr>
                <w:rFonts w:eastAsiaTheme="minorEastAsia" w:hint="eastAsia"/>
                <w:lang w:eastAsia="ko-KR"/>
                <w:rPrChange w:id="231" w:author="USER" w:date="2012-05-18T13:58:00Z">
                  <w:rPr/>
                </w:rPrChange>
              </w:rPr>
            </w:pPr>
            <w:del w:id="232" w:author="USER" w:date="2012-05-18T13:57:00Z">
              <w:r w:rsidDel="00FF5DED">
                <w:delText>None</w:delText>
              </w:r>
            </w:del>
            <w:ins w:id="233" w:author="USER" w:date="2012-05-18T13:58:00Z">
              <w:r w:rsidR="00FF5DED">
                <w:rPr>
                  <w:rFonts w:eastAsiaTheme="minorEastAsia" w:hint="eastAsia"/>
                  <w:lang w:eastAsia="ko-KR"/>
                </w:rPr>
                <w:t>Car Number</w:t>
              </w:r>
            </w:ins>
          </w:p>
        </w:tc>
        <w:tc>
          <w:tcPr>
            <w:tcW w:w="1179" w:type="dxa"/>
          </w:tcPr>
          <w:p w:rsidR="004C4186" w:rsidRPr="00FF5DED" w:rsidRDefault="00FF5DED" w:rsidP="00A27CA2">
            <w:pPr>
              <w:pStyle w:val="TableText"/>
              <w:rPr>
                <w:rFonts w:eastAsiaTheme="minorEastAsia" w:hint="eastAsia"/>
                <w:lang w:eastAsia="ko-KR"/>
                <w:rPrChange w:id="234" w:author="USER" w:date="2012-05-18T13:58:00Z">
                  <w:rPr/>
                </w:rPrChange>
              </w:rPr>
            </w:pPr>
            <w:ins w:id="235" w:author="USER" w:date="2012-05-18T13:58:00Z">
              <w:r>
                <w:rPr>
                  <w:rFonts w:eastAsiaTheme="minorEastAsia" w:hint="eastAsia"/>
                  <w:lang w:eastAsia="ko-KR"/>
                </w:rPr>
                <w:t>Analog</w:t>
              </w:r>
            </w:ins>
          </w:p>
        </w:tc>
        <w:tc>
          <w:tcPr>
            <w:tcW w:w="1260" w:type="dxa"/>
          </w:tcPr>
          <w:p w:rsidR="004C4186" w:rsidRPr="00FF5DED" w:rsidRDefault="00FF5DED" w:rsidP="00A27CA2">
            <w:pPr>
              <w:pStyle w:val="TableText"/>
              <w:rPr>
                <w:rFonts w:eastAsiaTheme="minorEastAsia" w:hint="eastAsia"/>
                <w:lang w:eastAsia="ko-KR"/>
                <w:rPrChange w:id="236" w:author="USER" w:date="2012-05-18T13:58:00Z">
                  <w:rPr/>
                </w:rPrChange>
              </w:rPr>
            </w:pPr>
            <w:ins w:id="237" w:author="USER" w:date="2012-05-18T13:58:00Z">
              <w:r>
                <w:rPr>
                  <w:rFonts w:eastAsiaTheme="minorEastAsia" w:hint="eastAsia"/>
                  <w:lang w:eastAsia="ko-KR"/>
                </w:rPr>
                <w:t>60sec</w:t>
              </w:r>
            </w:ins>
          </w:p>
        </w:tc>
        <w:tc>
          <w:tcPr>
            <w:tcW w:w="5058" w:type="dxa"/>
          </w:tcPr>
          <w:p w:rsidR="004C4186" w:rsidRDefault="004C4186" w:rsidP="00A27CA2">
            <w:pPr>
              <w:pStyle w:val="TableText"/>
            </w:pPr>
          </w:p>
        </w:tc>
      </w:tr>
    </w:tbl>
    <w:p w:rsidR="004C4186" w:rsidRDefault="004C4186" w:rsidP="004C4186">
      <w:pPr>
        <w:pStyle w:val="BodyText"/>
      </w:pPr>
      <w:r>
        <w:t>The Diagnostics Data Dictionary defines all the CDT parameters assignments available to other car subsystems.</w:t>
      </w:r>
    </w:p>
    <w:p w:rsidR="004C4186" w:rsidRDefault="004C4186" w:rsidP="004C4186">
      <w:pPr>
        <w:pStyle w:val="2"/>
        <w:keepNext/>
        <w:tabs>
          <w:tab w:val="num" w:pos="576"/>
        </w:tabs>
        <w:spacing w:after="100"/>
        <w:ind w:left="576"/>
        <w:rPr>
          <w:lang w:val="en-CA"/>
        </w:rPr>
      </w:pPr>
      <w:bookmarkStart w:id="238" w:name="_Toc164765119"/>
      <w:bookmarkStart w:id="239" w:name="_Toc168794240"/>
      <w:bookmarkStart w:id="240" w:name="_Toc288654322"/>
      <w:bookmarkStart w:id="241" w:name="_Toc325043654"/>
      <w:r>
        <w:rPr>
          <w:lang w:val="en-CA"/>
        </w:rPr>
        <w:t>SCI Version Object – Object #3</w:t>
      </w:r>
      <w:bookmarkEnd w:id="238"/>
      <w:bookmarkEnd w:id="239"/>
      <w:bookmarkEnd w:id="240"/>
      <w:bookmarkEnd w:id="241"/>
    </w:p>
    <w:p w:rsidR="004C4186" w:rsidRDefault="004C4186" w:rsidP="004C4186">
      <w:pPr>
        <w:pStyle w:val="3"/>
        <w:keepNext/>
        <w:tabs>
          <w:tab w:val="num" w:pos="720"/>
        </w:tabs>
        <w:spacing w:before="120" w:after="80"/>
        <w:ind w:left="720"/>
        <w:rPr>
          <w:lang w:val="en-CA"/>
        </w:rPr>
      </w:pPr>
      <w:bookmarkStart w:id="242" w:name="_Toc164765120"/>
      <w:bookmarkStart w:id="243" w:name="_Toc168794241"/>
      <w:bookmarkStart w:id="244" w:name="_Toc288654323"/>
      <w:bookmarkStart w:id="245" w:name="_Toc325043655"/>
      <w:r>
        <w:rPr>
          <w:lang w:val="en-CA"/>
        </w:rPr>
        <w:t>nvi03SCIVersReq</w:t>
      </w:r>
      <w:bookmarkEnd w:id="242"/>
      <w:bookmarkEnd w:id="243"/>
      <w:bookmarkEnd w:id="244"/>
      <w:bookmarkEnd w:id="245"/>
    </w:p>
    <w:p w:rsidR="004C4186" w:rsidRDefault="004C4186" w:rsidP="004C4186">
      <w:pPr>
        <w:pStyle w:val="BodyText"/>
        <w:tabs>
          <w:tab w:val="left" w:pos="2160"/>
        </w:tabs>
        <w:ind w:left="2160" w:hanging="1440"/>
      </w:pPr>
      <w:r>
        <w:t>Declaration:</w:t>
      </w:r>
      <w:r>
        <w:tab/>
        <w:t>network input sd_string("@3|1") UNVT_sci_version_request nvi03SCIVersReq</w:t>
      </w:r>
    </w:p>
    <w:p w:rsidR="004C4186" w:rsidRDefault="004C4186" w:rsidP="004C4186">
      <w:pPr>
        <w:pStyle w:val="BodyText"/>
        <w:tabs>
          <w:tab w:val="left" w:pos="2160"/>
        </w:tabs>
        <w:ind w:left="2160" w:hanging="1440"/>
      </w:pPr>
      <w:r>
        <w:t>Description:</w:t>
      </w:r>
      <w:r>
        <w:tab/>
        <w:t>Used by CDT to request SCI version information. SCI identified by index number.</w:t>
      </w:r>
    </w:p>
    <w:p w:rsidR="004C4186" w:rsidRDefault="004C4186" w:rsidP="004C4186">
      <w:pPr>
        <w:pStyle w:val="4"/>
        <w:keepNext/>
        <w:tabs>
          <w:tab w:val="num" w:pos="864"/>
        </w:tabs>
        <w:suppressAutoHyphens w:val="0"/>
        <w:spacing w:before="240" w:after="60"/>
        <w:ind w:left="864"/>
        <w:rPr>
          <w:lang w:val="en-CA"/>
        </w:rPr>
      </w:pPr>
      <w:r>
        <w:rPr>
          <w:lang w:val="en-CA"/>
        </w:rPr>
        <w:t>Data Value</w:t>
      </w:r>
    </w:p>
    <w:p w:rsidR="004C4186" w:rsidRDefault="004C4186" w:rsidP="004C4186">
      <w:pPr>
        <w:pStyle w:val="BodyText"/>
      </w:pPr>
      <w:r>
        <w:t xml:space="preserve">Refer to the table in section </w:t>
      </w:r>
      <w:fldSimple w:instr=" REF _Ref171921189 \r ">
        <w:r w:rsidR="00D15C27">
          <w:t>4.3.2.1</w:t>
        </w:r>
      </w:fldSimple>
      <w:r>
        <w:t xml:space="preserve"> for the complete list of subsystem SCIs. </w:t>
      </w:r>
    </w:p>
    <w:p w:rsidR="004C4186" w:rsidRDefault="004C4186" w:rsidP="004C4186">
      <w:pPr>
        <w:pStyle w:val="3"/>
        <w:keepNext/>
        <w:tabs>
          <w:tab w:val="num" w:pos="720"/>
        </w:tabs>
        <w:spacing w:before="120" w:after="80"/>
        <w:ind w:left="720"/>
        <w:rPr>
          <w:lang w:val="en-CA"/>
        </w:rPr>
      </w:pPr>
      <w:bookmarkStart w:id="246" w:name="_Toc164765121"/>
      <w:bookmarkStart w:id="247" w:name="_Toc168794242"/>
      <w:bookmarkStart w:id="248" w:name="_Toc288654324"/>
      <w:bookmarkStart w:id="249" w:name="_Toc325043656"/>
      <w:r>
        <w:rPr>
          <w:lang w:val="en-CA"/>
        </w:rPr>
        <w:t>nvo03SCIVersion</w:t>
      </w:r>
      <w:bookmarkEnd w:id="246"/>
      <w:bookmarkEnd w:id="247"/>
      <w:bookmarkEnd w:id="248"/>
      <w:bookmarkEnd w:id="249"/>
    </w:p>
    <w:p w:rsidR="004C4186" w:rsidRDefault="004C4186" w:rsidP="004C4186">
      <w:pPr>
        <w:pStyle w:val="BodyText"/>
        <w:tabs>
          <w:tab w:val="left" w:pos="2160"/>
        </w:tabs>
        <w:ind w:left="2160" w:hanging="1440"/>
      </w:pPr>
      <w:r>
        <w:t>Declaration:</w:t>
      </w:r>
      <w:r>
        <w:tab/>
        <w:t>network output sd_string("@3|2") UNVT_sci_version nvo03SCIVersion</w:t>
      </w:r>
    </w:p>
    <w:p w:rsidR="004C4186" w:rsidRDefault="004C4186" w:rsidP="004C4186">
      <w:pPr>
        <w:pStyle w:val="BodyText"/>
        <w:tabs>
          <w:tab w:val="left" w:pos="2160"/>
        </w:tabs>
        <w:ind w:left="2160" w:hanging="1440"/>
      </w:pPr>
      <w:r>
        <w:t>Description:</w:t>
      </w:r>
      <w:r>
        <w:tab/>
        <w:t>Populated by subsystem with requested SCI version information.</w:t>
      </w:r>
    </w:p>
    <w:p w:rsidR="004C4186" w:rsidRDefault="004C4186" w:rsidP="004C4186">
      <w:pPr>
        <w:pStyle w:val="BodyText"/>
        <w:tabs>
          <w:tab w:val="left" w:pos="2160"/>
        </w:tabs>
        <w:ind w:left="2160" w:hanging="1440"/>
      </w:pPr>
      <w:r>
        <w:t>Destination:</w:t>
      </w:r>
      <w:r>
        <w:tab/>
        <w:t>CDT</w:t>
      </w:r>
    </w:p>
    <w:p w:rsidR="004C4186" w:rsidRDefault="004C4186" w:rsidP="004C4186">
      <w:pPr>
        <w:pStyle w:val="4"/>
        <w:keepNext/>
        <w:tabs>
          <w:tab w:val="num" w:pos="864"/>
        </w:tabs>
        <w:suppressAutoHyphens w:val="0"/>
        <w:spacing w:before="240" w:after="60"/>
        <w:ind w:left="864"/>
        <w:rPr>
          <w:lang w:val="en-CA"/>
        </w:rPr>
      </w:pPr>
      <w:bookmarkStart w:id="250" w:name="_Ref171921189"/>
      <w:r>
        <w:rPr>
          <w:lang w:val="en-CA"/>
        </w:rPr>
        <w:t>Data Value</w:t>
      </w:r>
      <w:bookmarkEnd w:id="250"/>
    </w:p>
    <w:p w:rsidR="004C4186" w:rsidRDefault="004C4186" w:rsidP="004C4186">
      <w:pPr>
        <w:pStyle w:val="BodyText"/>
      </w:pPr>
      <w:r>
        <w:t>The following table documents SCI information. DDN-0432-0080 section 6.7.2 describes SCI types.</w:t>
      </w:r>
    </w:p>
    <w:p w:rsidR="004C4186" w:rsidRDefault="004C4186" w:rsidP="004C4186">
      <w:pPr>
        <w:pStyle w:val="af3"/>
        <w:rPr>
          <w:lang w:val="en-CA"/>
        </w:rPr>
      </w:pPr>
      <w:bookmarkStart w:id="251" w:name="_Toc167596087"/>
      <w:bookmarkStart w:id="252" w:name="_Toc168794268"/>
      <w:bookmarkStart w:id="253" w:name="_Toc288654289"/>
      <w:bookmarkStart w:id="254" w:name="_Toc312405252"/>
      <w:r>
        <w:rPr>
          <w:lang w:val="en-CA"/>
        </w:rPr>
        <w:t xml:space="preserve">Table </w:t>
      </w:r>
      <w:r w:rsidR="007438F6">
        <w:rPr>
          <w:lang w:val="en-CA"/>
        </w:rPr>
        <w:fldChar w:fldCharType="begin"/>
      </w:r>
      <w:r>
        <w:rPr>
          <w:lang w:val="en-CA"/>
        </w:rPr>
        <w:instrText xml:space="preserve"> SEQ Table \* ARABIC </w:instrText>
      </w:r>
      <w:r w:rsidR="007438F6">
        <w:rPr>
          <w:lang w:val="en-CA"/>
        </w:rPr>
        <w:fldChar w:fldCharType="separate"/>
      </w:r>
      <w:r w:rsidR="00D15C27">
        <w:rPr>
          <w:noProof/>
          <w:lang w:val="en-CA"/>
        </w:rPr>
        <w:t>5</w:t>
      </w:r>
      <w:r w:rsidR="007438F6">
        <w:rPr>
          <w:lang w:val="en-CA"/>
        </w:rPr>
        <w:fldChar w:fldCharType="end"/>
      </w:r>
      <w:r>
        <w:rPr>
          <w:lang w:val="en-CA"/>
        </w:rPr>
        <w:t>: SCI Information</w:t>
      </w:r>
      <w:bookmarkEnd w:id="251"/>
      <w:bookmarkEnd w:id="252"/>
      <w:bookmarkEnd w:id="253"/>
      <w:bookmarkEnd w:id="2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06"/>
        <w:gridCol w:w="4154"/>
        <w:gridCol w:w="1035"/>
        <w:gridCol w:w="1834"/>
      </w:tblGrid>
      <w:tr w:rsidR="004C4186" w:rsidTr="00A27CA2">
        <w:trPr>
          <w:cantSplit/>
          <w:tblHeader/>
          <w:jc w:val="center"/>
        </w:trPr>
        <w:tc>
          <w:tcPr>
            <w:tcW w:w="1106" w:type="dxa"/>
          </w:tcPr>
          <w:p w:rsidR="004C4186" w:rsidRDefault="004C4186" w:rsidP="00A27CA2">
            <w:pPr>
              <w:pStyle w:val="tableheading0"/>
              <w:keepNext/>
              <w:keepLines/>
              <w:rPr>
                <w:lang w:val="en-CA"/>
              </w:rPr>
            </w:pPr>
            <w:r>
              <w:rPr>
                <w:lang w:val="en-CA"/>
              </w:rPr>
              <w:t>SCI Index</w:t>
            </w:r>
          </w:p>
        </w:tc>
        <w:tc>
          <w:tcPr>
            <w:tcW w:w="4154" w:type="dxa"/>
          </w:tcPr>
          <w:p w:rsidR="004C4186" w:rsidRDefault="004C4186" w:rsidP="00A27CA2">
            <w:pPr>
              <w:pStyle w:val="tableheading0"/>
              <w:keepNext/>
              <w:keepLines/>
              <w:rPr>
                <w:lang w:val="en-CA"/>
              </w:rPr>
            </w:pPr>
            <w:r>
              <w:rPr>
                <w:lang w:val="en-CA"/>
              </w:rPr>
              <w:t>SCI Name (Note 1)</w:t>
            </w:r>
          </w:p>
        </w:tc>
        <w:tc>
          <w:tcPr>
            <w:tcW w:w="1035" w:type="dxa"/>
          </w:tcPr>
          <w:p w:rsidR="004C4186" w:rsidRDefault="004C4186" w:rsidP="00A27CA2">
            <w:pPr>
              <w:pStyle w:val="tableheading0"/>
              <w:keepNext/>
              <w:keepLines/>
              <w:rPr>
                <w:lang w:val="en-CA"/>
              </w:rPr>
            </w:pPr>
            <w:r>
              <w:rPr>
                <w:lang w:val="en-CA"/>
              </w:rPr>
              <w:t>SCI Type (Note 1)</w:t>
            </w:r>
          </w:p>
        </w:tc>
        <w:tc>
          <w:tcPr>
            <w:tcW w:w="1834" w:type="dxa"/>
          </w:tcPr>
          <w:p w:rsidR="004C4186" w:rsidRDefault="004C4186" w:rsidP="00A27CA2">
            <w:pPr>
              <w:pStyle w:val="tableheading0"/>
              <w:keepNext/>
              <w:keepLines/>
              <w:rPr>
                <w:lang w:val="en-CA"/>
              </w:rPr>
            </w:pPr>
            <w:r>
              <w:rPr>
                <w:lang w:val="en-CA"/>
              </w:rPr>
              <w:t>SCI Name (8 Char) (Note 1)</w:t>
            </w:r>
          </w:p>
        </w:tc>
      </w:tr>
      <w:tr w:rsidR="004C4186" w:rsidTr="00A27CA2">
        <w:trPr>
          <w:cantSplit/>
          <w:jc w:val="center"/>
        </w:trPr>
        <w:tc>
          <w:tcPr>
            <w:tcW w:w="1106" w:type="dxa"/>
          </w:tcPr>
          <w:p w:rsidR="004C4186" w:rsidRDefault="004C4186" w:rsidP="00A27CA2">
            <w:pPr>
              <w:pStyle w:val="TableText"/>
              <w:jc w:val="center"/>
              <w:rPr>
                <w:lang w:val="fr-FR"/>
              </w:rPr>
            </w:pPr>
            <w:r>
              <w:rPr>
                <w:lang w:val="fr-FR"/>
              </w:rPr>
              <w:t>1</w:t>
            </w:r>
          </w:p>
        </w:tc>
        <w:tc>
          <w:tcPr>
            <w:tcW w:w="4154" w:type="dxa"/>
          </w:tcPr>
          <w:p w:rsidR="004C4186" w:rsidRDefault="0081148B" w:rsidP="00A27CA2">
            <w:pPr>
              <w:pStyle w:val="TableText"/>
              <w:rPr>
                <w:lang w:val="fr-FR"/>
              </w:rPr>
            </w:pPr>
            <w:r>
              <w:rPr>
                <w:lang w:val="fr-FR"/>
              </w:rPr>
              <w:t>CCP</w:t>
            </w:r>
          </w:p>
        </w:tc>
        <w:tc>
          <w:tcPr>
            <w:tcW w:w="1035" w:type="dxa"/>
          </w:tcPr>
          <w:p w:rsidR="004C4186" w:rsidRDefault="00341DAB" w:rsidP="00A27CA2">
            <w:pPr>
              <w:pStyle w:val="TableText"/>
              <w:keepNext/>
              <w:jc w:val="center"/>
              <w:rPr>
                <w:lang w:val="fr-FR"/>
              </w:rPr>
            </w:pPr>
            <w:r>
              <w:rPr>
                <w:lang w:val="fr-FR"/>
              </w:rPr>
              <w:t>4</w:t>
            </w:r>
          </w:p>
        </w:tc>
        <w:tc>
          <w:tcPr>
            <w:tcW w:w="1834" w:type="dxa"/>
          </w:tcPr>
          <w:p w:rsidR="004C4186" w:rsidRDefault="00223671" w:rsidP="00A27CA2">
            <w:pPr>
              <w:pStyle w:val="TableText"/>
              <w:keepNext/>
              <w:rPr>
                <w:lang w:val="fr-FR"/>
              </w:rPr>
            </w:pPr>
            <w:r>
              <w:rPr>
                <w:lang w:val="fr-FR"/>
              </w:rPr>
              <w:t>CCP 1</w:t>
            </w:r>
          </w:p>
        </w:tc>
      </w:tr>
      <w:tr w:rsidR="004C4186" w:rsidTr="00A27CA2">
        <w:trPr>
          <w:cantSplit/>
          <w:jc w:val="center"/>
        </w:trPr>
        <w:tc>
          <w:tcPr>
            <w:tcW w:w="1106" w:type="dxa"/>
          </w:tcPr>
          <w:p w:rsidR="004C4186" w:rsidRDefault="004C4186" w:rsidP="00A27CA2">
            <w:pPr>
              <w:pStyle w:val="TableText"/>
              <w:jc w:val="center"/>
              <w:rPr>
                <w:lang w:val="fr-FR"/>
              </w:rPr>
            </w:pPr>
            <w:r>
              <w:rPr>
                <w:lang w:val="fr-FR"/>
              </w:rPr>
              <w:t>2</w:t>
            </w:r>
          </w:p>
        </w:tc>
        <w:tc>
          <w:tcPr>
            <w:tcW w:w="4154" w:type="dxa"/>
          </w:tcPr>
          <w:p w:rsidR="004C4186" w:rsidRDefault="00223671" w:rsidP="00A27CA2">
            <w:pPr>
              <w:pStyle w:val="TableText"/>
              <w:rPr>
                <w:lang w:val="fr-FR"/>
              </w:rPr>
            </w:pPr>
            <w:r>
              <w:rPr>
                <w:lang w:val="fr-FR"/>
              </w:rPr>
              <w:t>LIC-LON</w:t>
            </w:r>
          </w:p>
        </w:tc>
        <w:tc>
          <w:tcPr>
            <w:tcW w:w="1035" w:type="dxa"/>
          </w:tcPr>
          <w:p w:rsidR="004C4186" w:rsidRDefault="00341DAB" w:rsidP="00A27CA2">
            <w:pPr>
              <w:pStyle w:val="TableText"/>
              <w:keepNext/>
              <w:jc w:val="center"/>
              <w:rPr>
                <w:lang w:val="fr-FR"/>
              </w:rPr>
            </w:pPr>
            <w:r>
              <w:rPr>
                <w:lang w:val="fr-FR"/>
              </w:rPr>
              <w:t>4</w:t>
            </w:r>
          </w:p>
        </w:tc>
        <w:tc>
          <w:tcPr>
            <w:tcW w:w="1834" w:type="dxa"/>
          </w:tcPr>
          <w:p w:rsidR="004C4186" w:rsidRDefault="00DF0215" w:rsidP="00A27CA2">
            <w:pPr>
              <w:pStyle w:val="TableText"/>
              <w:keepNext/>
              <w:rPr>
                <w:lang w:val="fr-FR"/>
              </w:rPr>
            </w:pPr>
            <w:r>
              <w:rPr>
                <w:lang w:val="fr-FR"/>
              </w:rPr>
              <w:t>CRA-LIC</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3</w:t>
            </w:r>
          </w:p>
        </w:tc>
        <w:tc>
          <w:tcPr>
            <w:tcW w:w="4154" w:type="dxa"/>
          </w:tcPr>
          <w:p w:rsidR="00822CBB" w:rsidRDefault="00223671" w:rsidP="00A27CA2">
            <w:pPr>
              <w:pStyle w:val="TableText"/>
              <w:rPr>
                <w:lang w:val="fr-FR"/>
              </w:rPr>
            </w:pPr>
            <w:r>
              <w:rPr>
                <w:lang w:val="fr-FR"/>
              </w:rPr>
              <w:t>VTX</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CRA-VTX</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4</w:t>
            </w:r>
          </w:p>
        </w:tc>
        <w:tc>
          <w:tcPr>
            <w:tcW w:w="4154" w:type="dxa"/>
          </w:tcPr>
          <w:p w:rsidR="00822CBB" w:rsidRDefault="00223671" w:rsidP="00A27CA2">
            <w:pPr>
              <w:pStyle w:val="TableText"/>
              <w:rPr>
                <w:lang w:val="fr-FR"/>
              </w:rPr>
            </w:pPr>
            <w:r>
              <w:rPr>
                <w:lang w:val="fr-FR"/>
              </w:rPr>
              <w:t>PA-VOIP</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CRA-VOIP</w:t>
            </w:r>
          </w:p>
        </w:tc>
      </w:tr>
      <w:tr w:rsidR="00822CBB" w:rsidTr="00A27CA2">
        <w:trPr>
          <w:cantSplit/>
          <w:jc w:val="center"/>
        </w:trPr>
        <w:tc>
          <w:tcPr>
            <w:tcW w:w="1106" w:type="dxa"/>
          </w:tcPr>
          <w:p w:rsidR="00822CBB" w:rsidRPr="00B34A1F" w:rsidRDefault="00822CBB" w:rsidP="00A27CA2">
            <w:pPr>
              <w:pStyle w:val="TableText"/>
              <w:jc w:val="center"/>
              <w:rPr>
                <w:strike/>
                <w:lang w:val="fr-FR"/>
                <w:rPrChange w:id="255" w:author="USER" w:date="2012-05-18T14:18:00Z">
                  <w:rPr>
                    <w:lang w:val="fr-FR"/>
                  </w:rPr>
                </w:rPrChange>
              </w:rPr>
            </w:pPr>
            <w:r w:rsidRPr="00B34A1F">
              <w:rPr>
                <w:strike/>
                <w:lang w:val="fr-FR"/>
                <w:rPrChange w:id="256" w:author="USER" w:date="2012-05-18T14:18:00Z">
                  <w:rPr>
                    <w:lang w:val="fr-FR"/>
                  </w:rPr>
                </w:rPrChange>
              </w:rPr>
              <w:t>5</w:t>
            </w:r>
          </w:p>
        </w:tc>
        <w:tc>
          <w:tcPr>
            <w:tcW w:w="4154" w:type="dxa"/>
          </w:tcPr>
          <w:p w:rsidR="00822CBB" w:rsidRPr="00B34A1F" w:rsidRDefault="00223671" w:rsidP="00A27CA2">
            <w:pPr>
              <w:pStyle w:val="TableText"/>
              <w:rPr>
                <w:strike/>
                <w:lang w:val="fr-FR"/>
                <w:rPrChange w:id="257" w:author="USER" w:date="2012-05-18T14:18:00Z">
                  <w:rPr>
                    <w:lang w:val="fr-FR"/>
                  </w:rPr>
                </w:rPrChange>
              </w:rPr>
            </w:pPr>
            <w:r w:rsidRPr="00B34A1F">
              <w:rPr>
                <w:strike/>
                <w:lang w:val="fr-FR"/>
                <w:rPrChange w:id="258" w:author="USER" w:date="2012-05-18T14:18:00Z">
                  <w:rPr>
                    <w:lang w:val="fr-FR"/>
                  </w:rPr>
                </w:rPrChange>
              </w:rPr>
              <w:t>PA-REC</w:t>
            </w:r>
          </w:p>
        </w:tc>
        <w:tc>
          <w:tcPr>
            <w:tcW w:w="1035" w:type="dxa"/>
          </w:tcPr>
          <w:p w:rsidR="00822CBB" w:rsidRPr="00B34A1F" w:rsidRDefault="00822CBB" w:rsidP="00A27CA2">
            <w:pPr>
              <w:pStyle w:val="TableText"/>
              <w:keepNext/>
              <w:jc w:val="center"/>
              <w:rPr>
                <w:strike/>
                <w:lang w:val="fr-FR"/>
                <w:rPrChange w:id="259" w:author="USER" w:date="2012-05-18T14:18:00Z">
                  <w:rPr>
                    <w:lang w:val="fr-FR"/>
                  </w:rPr>
                </w:rPrChange>
              </w:rPr>
            </w:pPr>
            <w:r w:rsidRPr="00B34A1F">
              <w:rPr>
                <w:strike/>
                <w:lang w:val="fr-FR"/>
                <w:rPrChange w:id="260" w:author="USER" w:date="2012-05-18T14:18:00Z">
                  <w:rPr>
                    <w:lang w:val="fr-FR"/>
                  </w:rPr>
                </w:rPrChange>
              </w:rPr>
              <w:t>4</w:t>
            </w:r>
          </w:p>
        </w:tc>
        <w:tc>
          <w:tcPr>
            <w:tcW w:w="1834" w:type="dxa"/>
          </w:tcPr>
          <w:p w:rsidR="00822CBB" w:rsidRPr="00B34A1F" w:rsidRDefault="00DF0215" w:rsidP="00A27CA2">
            <w:pPr>
              <w:pStyle w:val="TableText"/>
              <w:keepNext/>
              <w:rPr>
                <w:strike/>
                <w:lang w:val="fr-FR"/>
                <w:rPrChange w:id="261" w:author="USER" w:date="2012-05-18T14:18:00Z">
                  <w:rPr>
                    <w:lang w:val="fr-FR"/>
                  </w:rPr>
                </w:rPrChange>
              </w:rPr>
            </w:pPr>
            <w:r w:rsidRPr="00B34A1F">
              <w:rPr>
                <w:strike/>
                <w:lang w:val="fr-FR"/>
                <w:rPrChange w:id="262" w:author="USER" w:date="2012-05-18T14:18:00Z">
                  <w:rPr>
                    <w:lang w:val="fr-FR"/>
                  </w:rPr>
                </w:rPrChange>
              </w:rPr>
              <w:t>CRA-REC</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6</w:t>
            </w:r>
          </w:p>
        </w:tc>
        <w:tc>
          <w:tcPr>
            <w:tcW w:w="4154" w:type="dxa"/>
          </w:tcPr>
          <w:p w:rsidR="00822CBB" w:rsidRPr="00B34A1F" w:rsidRDefault="00822CBB" w:rsidP="00A27CA2">
            <w:pPr>
              <w:pStyle w:val="TableText"/>
              <w:rPr>
                <w:rFonts w:eastAsiaTheme="minorEastAsia" w:hint="eastAsia"/>
                <w:lang w:val="fr-FR" w:eastAsia="ko-KR"/>
                <w:rPrChange w:id="263" w:author="USER" w:date="2012-05-18T14:18:00Z">
                  <w:rPr>
                    <w:lang w:val="fr-FR"/>
                  </w:rPr>
                </w:rPrChange>
              </w:rPr>
            </w:pPr>
            <w:r>
              <w:rPr>
                <w:lang w:val="fr-FR"/>
              </w:rPr>
              <w:t>PA</w:t>
            </w:r>
            <w:r w:rsidR="00223671">
              <w:rPr>
                <w:lang w:val="fr-FR"/>
              </w:rPr>
              <w:t>C</w:t>
            </w:r>
            <w:ins w:id="264" w:author="USER" w:date="2012-05-18T14:18:00Z">
              <w:r w:rsidR="00B34A1F">
                <w:rPr>
                  <w:rFonts w:eastAsiaTheme="minorEastAsia" w:hint="eastAsia"/>
                  <w:lang w:val="fr-FR" w:eastAsia="ko-KR"/>
                </w:rPr>
                <w:t>-MCU</w:t>
              </w:r>
            </w:ins>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CRA-PAC</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7</w:t>
            </w:r>
          </w:p>
        </w:tc>
        <w:tc>
          <w:tcPr>
            <w:tcW w:w="4154" w:type="dxa"/>
          </w:tcPr>
          <w:p w:rsidR="00822CBB" w:rsidRDefault="00223671" w:rsidP="0081148B">
            <w:pPr>
              <w:pStyle w:val="TableText"/>
              <w:rPr>
                <w:lang w:val="fr-FR"/>
              </w:rPr>
            </w:pPr>
            <w:r>
              <w:rPr>
                <w:lang w:val="fr-FR"/>
              </w:rPr>
              <w:t>FDI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FDI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8</w:t>
            </w:r>
          </w:p>
        </w:tc>
        <w:tc>
          <w:tcPr>
            <w:tcW w:w="4154" w:type="dxa"/>
          </w:tcPr>
          <w:p w:rsidR="00822CBB" w:rsidRDefault="00223671" w:rsidP="00A27CA2">
            <w:pPr>
              <w:pStyle w:val="TableText"/>
              <w:rPr>
                <w:lang w:val="fr-FR"/>
              </w:rPr>
            </w:pPr>
            <w:r>
              <w:rPr>
                <w:lang w:val="fr-FR"/>
              </w:rPr>
              <w:t>SDI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9</w:t>
            </w:r>
          </w:p>
        </w:tc>
        <w:tc>
          <w:tcPr>
            <w:tcW w:w="4154" w:type="dxa"/>
          </w:tcPr>
          <w:p w:rsidR="00822CBB" w:rsidRDefault="00223671" w:rsidP="00A27CA2">
            <w:pPr>
              <w:pStyle w:val="TableText"/>
              <w:rPr>
                <w:lang w:val="fr-FR"/>
              </w:rPr>
            </w:pPr>
            <w:r>
              <w:rPr>
                <w:lang w:val="fr-FR"/>
              </w:rPr>
              <w:t>SDI 2</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10</w:t>
            </w:r>
          </w:p>
        </w:tc>
        <w:tc>
          <w:tcPr>
            <w:tcW w:w="4154" w:type="dxa"/>
          </w:tcPr>
          <w:p w:rsidR="00822CBB" w:rsidRDefault="00223671" w:rsidP="00A27CA2">
            <w:pPr>
              <w:pStyle w:val="TableText"/>
              <w:rPr>
                <w:lang w:val="fr-FR"/>
              </w:rPr>
            </w:pPr>
            <w:r>
              <w:rPr>
                <w:lang w:val="fr-FR"/>
              </w:rPr>
              <w:t>SDI 3</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3</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lastRenderedPageBreak/>
              <w:t>11</w:t>
            </w:r>
          </w:p>
        </w:tc>
        <w:tc>
          <w:tcPr>
            <w:tcW w:w="4154" w:type="dxa"/>
          </w:tcPr>
          <w:p w:rsidR="00223671" w:rsidRDefault="00223671" w:rsidP="00A27CA2">
            <w:pPr>
              <w:pStyle w:val="TableText"/>
              <w:rPr>
                <w:lang w:val="fr-FR"/>
              </w:rPr>
            </w:pPr>
            <w:r>
              <w:rPr>
                <w:lang w:val="fr-FR"/>
              </w:rPr>
              <w:t>SDI 4</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SDI 4</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12</w:t>
            </w:r>
          </w:p>
        </w:tc>
        <w:tc>
          <w:tcPr>
            <w:tcW w:w="4154" w:type="dxa"/>
          </w:tcPr>
          <w:p w:rsidR="00822CBB" w:rsidRDefault="00223671" w:rsidP="00A27CA2">
            <w:pPr>
              <w:pStyle w:val="TableText"/>
              <w:rPr>
                <w:lang w:val="fr-FR"/>
              </w:rPr>
            </w:pPr>
            <w:r>
              <w:rPr>
                <w:lang w:val="fr-FR"/>
              </w:rPr>
              <w:t>PII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PII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13</w:t>
            </w:r>
          </w:p>
        </w:tc>
        <w:tc>
          <w:tcPr>
            <w:tcW w:w="4154" w:type="dxa"/>
          </w:tcPr>
          <w:p w:rsidR="00822CBB" w:rsidRDefault="00223671" w:rsidP="00A27CA2">
            <w:pPr>
              <w:pStyle w:val="TableText"/>
              <w:rPr>
                <w:lang w:val="fr-FR"/>
              </w:rPr>
            </w:pPr>
            <w:r>
              <w:rPr>
                <w:lang w:val="fr-FR"/>
              </w:rPr>
              <w:t>PI</w:t>
            </w:r>
            <w:r w:rsidR="00822CBB">
              <w:rPr>
                <w:lang w:val="fr-FR"/>
              </w:rPr>
              <w:t>I 2</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PII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14</w:t>
            </w:r>
          </w:p>
        </w:tc>
        <w:tc>
          <w:tcPr>
            <w:tcW w:w="4154" w:type="dxa"/>
          </w:tcPr>
          <w:p w:rsidR="00822CBB" w:rsidRDefault="00223671" w:rsidP="00223671">
            <w:pPr>
              <w:pStyle w:val="TableText"/>
              <w:rPr>
                <w:lang w:val="fr-FR"/>
              </w:rPr>
            </w:pPr>
            <w:r>
              <w:rPr>
                <w:lang w:val="fr-FR"/>
              </w:rPr>
              <w:t>VRX</w:t>
            </w:r>
            <w:r w:rsidR="00822CBB">
              <w:rPr>
                <w:lang w:val="fr-FR"/>
              </w:rPr>
              <w:t xml:space="preserve"> 1</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1</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15</w:t>
            </w:r>
          </w:p>
        </w:tc>
        <w:tc>
          <w:tcPr>
            <w:tcW w:w="4154" w:type="dxa"/>
          </w:tcPr>
          <w:p w:rsidR="00822CBB" w:rsidRDefault="00223671" w:rsidP="00223671">
            <w:pPr>
              <w:pStyle w:val="TableText"/>
              <w:rPr>
                <w:lang w:val="fr-FR"/>
              </w:rPr>
            </w:pPr>
            <w:r>
              <w:rPr>
                <w:lang w:val="fr-FR"/>
              </w:rPr>
              <w:t>VRX</w:t>
            </w:r>
            <w:r w:rsidR="00822CBB">
              <w:rPr>
                <w:lang w:val="fr-FR"/>
              </w:rPr>
              <w:t xml:space="preserve"> 2</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16</w:t>
            </w:r>
          </w:p>
        </w:tc>
        <w:tc>
          <w:tcPr>
            <w:tcW w:w="4154" w:type="dxa"/>
          </w:tcPr>
          <w:p w:rsidR="00822CBB" w:rsidRDefault="00223671" w:rsidP="00A27CA2">
            <w:pPr>
              <w:pStyle w:val="TableText"/>
              <w:rPr>
                <w:lang w:val="fr-FR"/>
              </w:rPr>
            </w:pPr>
            <w:r>
              <w:rPr>
                <w:lang w:val="fr-FR"/>
              </w:rPr>
              <w:t>VRX</w:t>
            </w:r>
            <w:r w:rsidR="00822CBB">
              <w:rPr>
                <w:lang w:val="fr-FR"/>
              </w:rPr>
              <w:t xml:space="preserve"> 3</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3</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17</w:t>
            </w:r>
          </w:p>
        </w:tc>
        <w:tc>
          <w:tcPr>
            <w:tcW w:w="4154" w:type="dxa"/>
          </w:tcPr>
          <w:p w:rsidR="00822CBB" w:rsidRDefault="00223671" w:rsidP="00223671">
            <w:pPr>
              <w:pStyle w:val="TableText"/>
              <w:rPr>
                <w:lang w:val="fr-FR"/>
              </w:rPr>
            </w:pPr>
            <w:r>
              <w:rPr>
                <w:lang w:val="fr-FR"/>
              </w:rPr>
              <w:t>VRX</w:t>
            </w:r>
            <w:r w:rsidR="00822CBB">
              <w:rPr>
                <w:lang w:val="fr-FR"/>
              </w:rPr>
              <w:t xml:space="preserve"> 4</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4</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18</w:t>
            </w:r>
          </w:p>
        </w:tc>
        <w:tc>
          <w:tcPr>
            <w:tcW w:w="4154" w:type="dxa"/>
          </w:tcPr>
          <w:p w:rsidR="00822CBB" w:rsidRDefault="00223671" w:rsidP="00A27CA2">
            <w:pPr>
              <w:pStyle w:val="TableText"/>
              <w:rPr>
                <w:lang w:val="fr-FR"/>
              </w:rPr>
            </w:pPr>
            <w:r>
              <w:rPr>
                <w:lang w:val="fr-FR"/>
              </w:rPr>
              <w:t>VRX</w:t>
            </w:r>
            <w:r w:rsidR="00822CBB">
              <w:rPr>
                <w:lang w:val="fr-FR"/>
              </w:rPr>
              <w:t xml:space="preserve"> 5</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VRX 5</w:t>
            </w:r>
          </w:p>
        </w:tc>
      </w:tr>
      <w:tr w:rsidR="00822CBB" w:rsidTr="00A27CA2">
        <w:trPr>
          <w:cantSplit/>
          <w:jc w:val="center"/>
        </w:trPr>
        <w:tc>
          <w:tcPr>
            <w:tcW w:w="1106" w:type="dxa"/>
          </w:tcPr>
          <w:p w:rsidR="00822CBB" w:rsidRPr="00B34A1F" w:rsidRDefault="00822CBB" w:rsidP="00A27CA2">
            <w:pPr>
              <w:pStyle w:val="TableText"/>
              <w:jc w:val="center"/>
              <w:rPr>
                <w:strike/>
                <w:lang w:val="fr-FR"/>
                <w:rPrChange w:id="265" w:author="USER" w:date="2012-05-18T14:17:00Z">
                  <w:rPr>
                    <w:lang w:val="fr-FR"/>
                  </w:rPr>
                </w:rPrChange>
              </w:rPr>
            </w:pPr>
            <w:r w:rsidRPr="00B34A1F">
              <w:rPr>
                <w:strike/>
                <w:lang w:val="fr-FR"/>
                <w:rPrChange w:id="266" w:author="USER" w:date="2012-05-18T14:17:00Z">
                  <w:rPr>
                    <w:lang w:val="fr-FR"/>
                  </w:rPr>
                </w:rPrChange>
              </w:rPr>
              <w:t>19</w:t>
            </w:r>
          </w:p>
        </w:tc>
        <w:tc>
          <w:tcPr>
            <w:tcW w:w="4154" w:type="dxa"/>
          </w:tcPr>
          <w:p w:rsidR="00822CBB" w:rsidRPr="00B34A1F" w:rsidRDefault="00DF0215" w:rsidP="00A27CA2">
            <w:pPr>
              <w:pStyle w:val="TableText"/>
              <w:rPr>
                <w:strike/>
                <w:lang w:val="fr-FR"/>
                <w:rPrChange w:id="267" w:author="USER" w:date="2012-05-18T14:17:00Z">
                  <w:rPr>
                    <w:lang w:val="fr-FR"/>
                  </w:rPr>
                </w:rPrChange>
              </w:rPr>
            </w:pPr>
            <w:r w:rsidRPr="00B34A1F">
              <w:rPr>
                <w:strike/>
                <w:lang w:val="fr-FR"/>
                <w:rPrChange w:id="268" w:author="USER" w:date="2012-05-18T14:17:00Z">
                  <w:rPr>
                    <w:lang w:val="fr-FR"/>
                  </w:rPr>
                </w:rPrChange>
              </w:rPr>
              <w:t>DPO 1</w:t>
            </w:r>
          </w:p>
        </w:tc>
        <w:tc>
          <w:tcPr>
            <w:tcW w:w="1035" w:type="dxa"/>
          </w:tcPr>
          <w:p w:rsidR="00822CBB" w:rsidRPr="00B34A1F" w:rsidRDefault="00822CBB" w:rsidP="00A27CA2">
            <w:pPr>
              <w:pStyle w:val="TableText"/>
              <w:keepNext/>
              <w:jc w:val="center"/>
              <w:rPr>
                <w:strike/>
                <w:lang w:val="fr-FR"/>
                <w:rPrChange w:id="269" w:author="USER" w:date="2012-05-18T14:17:00Z">
                  <w:rPr>
                    <w:lang w:val="fr-FR"/>
                  </w:rPr>
                </w:rPrChange>
              </w:rPr>
            </w:pPr>
            <w:r w:rsidRPr="00B34A1F">
              <w:rPr>
                <w:strike/>
                <w:lang w:val="fr-FR"/>
                <w:rPrChange w:id="270" w:author="USER" w:date="2012-05-18T14:17:00Z">
                  <w:rPr>
                    <w:lang w:val="fr-FR"/>
                  </w:rPr>
                </w:rPrChange>
              </w:rPr>
              <w:t>4</w:t>
            </w:r>
          </w:p>
        </w:tc>
        <w:tc>
          <w:tcPr>
            <w:tcW w:w="1834" w:type="dxa"/>
          </w:tcPr>
          <w:p w:rsidR="00822CBB" w:rsidRPr="00B34A1F" w:rsidRDefault="00DF0215" w:rsidP="00A27CA2">
            <w:pPr>
              <w:pStyle w:val="TableText"/>
              <w:keepNext/>
              <w:rPr>
                <w:strike/>
                <w:lang w:val="fr-FR"/>
                <w:rPrChange w:id="271" w:author="USER" w:date="2012-05-18T14:17:00Z">
                  <w:rPr>
                    <w:lang w:val="fr-FR"/>
                  </w:rPr>
                </w:rPrChange>
              </w:rPr>
            </w:pPr>
            <w:r w:rsidRPr="00B34A1F">
              <w:rPr>
                <w:strike/>
                <w:lang w:val="fr-FR"/>
                <w:rPrChange w:id="272" w:author="USER" w:date="2012-05-18T14:17:00Z">
                  <w:rPr>
                    <w:lang w:val="fr-FR"/>
                  </w:rPr>
                </w:rPrChange>
              </w:rPr>
              <w:t>DPO 1</w:t>
            </w:r>
          </w:p>
        </w:tc>
      </w:tr>
      <w:tr w:rsidR="00822CBB" w:rsidTr="00A27CA2">
        <w:trPr>
          <w:cantSplit/>
          <w:jc w:val="center"/>
        </w:trPr>
        <w:tc>
          <w:tcPr>
            <w:tcW w:w="1106" w:type="dxa"/>
          </w:tcPr>
          <w:p w:rsidR="00822CBB" w:rsidRPr="00B34A1F" w:rsidRDefault="00822CBB" w:rsidP="00A27CA2">
            <w:pPr>
              <w:pStyle w:val="TableText"/>
              <w:jc w:val="center"/>
              <w:rPr>
                <w:strike/>
                <w:lang w:val="fr-FR"/>
                <w:rPrChange w:id="273" w:author="USER" w:date="2012-05-18T14:17:00Z">
                  <w:rPr>
                    <w:lang w:val="fr-FR"/>
                  </w:rPr>
                </w:rPrChange>
              </w:rPr>
            </w:pPr>
            <w:r w:rsidRPr="00B34A1F">
              <w:rPr>
                <w:strike/>
                <w:lang w:val="fr-FR"/>
                <w:rPrChange w:id="274" w:author="USER" w:date="2012-05-18T14:17:00Z">
                  <w:rPr>
                    <w:lang w:val="fr-FR"/>
                  </w:rPr>
                </w:rPrChange>
              </w:rPr>
              <w:t>20</w:t>
            </w:r>
          </w:p>
        </w:tc>
        <w:tc>
          <w:tcPr>
            <w:tcW w:w="4154" w:type="dxa"/>
          </w:tcPr>
          <w:p w:rsidR="00822CBB" w:rsidRPr="00B34A1F" w:rsidRDefault="00DF0215" w:rsidP="00A27CA2">
            <w:pPr>
              <w:pStyle w:val="TableText"/>
              <w:rPr>
                <w:strike/>
                <w:lang w:val="fr-FR"/>
                <w:rPrChange w:id="275" w:author="USER" w:date="2012-05-18T14:17:00Z">
                  <w:rPr>
                    <w:lang w:val="fr-FR"/>
                  </w:rPr>
                </w:rPrChange>
              </w:rPr>
            </w:pPr>
            <w:r w:rsidRPr="00B34A1F">
              <w:rPr>
                <w:strike/>
                <w:lang w:val="fr-FR"/>
                <w:rPrChange w:id="276" w:author="USER" w:date="2012-05-18T14:17:00Z">
                  <w:rPr>
                    <w:lang w:val="fr-FR"/>
                  </w:rPr>
                </w:rPrChange>
              </w:rPr>
              <w:t>PEI 1</w:t>
            </w:r>
          </w:p>
        </w:tc>
        <w:tc>
          <w:tcPr>
            <w:tcW w:w="1035" w:type="dxa"/>
          </w:tcPr>
          <w:p w:rsidR="00822CBB" w:rsidRPr="00B34A1F" w:rsidRDefault="00822CBB" w:rsidP="00A27CA2">
            <w:pPr>
              <w:pStyle w:val="TableText"/>
              <w:keepNext/>
              <w:jc w:val="center"/>
              <w:rPr>
                <w:strike/>
                <w:lang w:val="fr-FR"/>
                <w:rPrChange w:id="277" w:author="USER" w:date="2012-05-18T14:17:00Z">
                  <w:rPr>
                    <w:lang w:val="fr-FR"/>
                  </w:rPr>
                </w:rPrChange>
              </w:rPr>
            </w:pPr>
            <w:r w:rsidRPr="00B34A1F">
              <w:rPr>
                <w:strike/>
                <w:lang w:val="fr-FR"/>
                <w:rPrChange w:id="278" w:author="USER" w:date="2012-05-18T14:17:00Z">
                  <w:rPr>
                    <w:lang w:val="fr-FR"/>
                  </w:rPr>
                </w:rPrChange>
              </w:rPr>
              <w:t>4</w:t>
            </w:r>
          </w:p>
        </w:tc>
        <w:tc>
          <w:tcPr>
            <w:tcW w:w="1834" w:type="dxa"/>
          </w:tcPr>
          <w:p w:rsidR="00822CBB" w:rsidRPr="00B34A1F" w:rsidRDefault="00DF0215" w:rsidP="00A27CA2">
            <w:pPr>
              <w:pStyle w:val="TableText"/>
              <w:keepNext/>
              <w:rPr>
                <w:strike/>
                <w:lang w:val="fr-FR"/>
                <w:rPrChange w:id="279" w:author="USER" w:date="2012-05-18T14:17:00Z">
                  <w:rPr>
                    <w:lang w:val="fr-FR"/>
                  </w:rPr>
                </w:rPrChange>
              </w:rPr>
            </w:pPr>
            <w:r w:rsidRPr="00B34A1F">
              <w:rPr>
                <w:strike/>
                <w:lang w:val="fr-FR"/>
                <w:rPrChange w:id="280" w:author="USER" w:date="2012-05-18T14:17:00Z">
                  <w:rPr>
                    <w:lang w:val="fr-FR"/>
                  </w:rPr>
                </w:rPrChange>
              </w:rPr>
              <w:t>PEI 1</w:t>
            </w:r>
          </w:p>
        </w:tc>
      </w:tr>
      <w:tr w:rsidR="00822CBB" w:rsidTr="00A27CA2">
        <w:trPr>
          <w:cantSplit/>
          <w:jc w:val="center"/>
        </w:trPr>
        <w:tc>
          <w:tcPr>
            <w:tcW w:w="1106" w:type="dxa"/>
          </w:tcPr>
          <w:p w:rsidR="00822CBB" w:rsidRPr="00B34A1F" w:rsidRDefault="00822CBB" w:rsidP="00A27CA2">
            <w:pPr>
              <w:pStyle w:val="TableText"/>
              <w:jc w:val="center"/>
              <w:rPr>
                <w:strike/>
                <w:lang w:val="fr-FR"/>
                <w:rPrChange w:id="281" w:author="USER" w:date="2012-05-18T14:17:00Z">
                  <w:rPr>
                    <w:lang w:val="fr-FR"/>
                  </w:rPr>
                </w:rPrChange>
              </w:rPr>
            </w:pPr>
            <w:r w:rsidRPr="00B34A1F">
              <w:rPr>
                <w:strike/>
                <w:lang w:val="fr-FR"/>
                <w:rPrChange w:id="282" w:author="USER" w:date="2012-05-18T14:17:00Z">
                  <w:rPr>
                    <w:lang w:val="fr-FR"/>
                  </w:rPr>
                </w:rPrChange>
              </w:rPr>
              <w:t>21</w:t>
            </w:r>
          </w:p>
        </w:tc>
        <w:tc>
          <w:tcPr>
            <w:tcW w:w="4154" w:type="dxa"/>
          </w:tcPr>
          <w:p w:rsidR="00822CBB" w:rsidRPr="00B34A1F" w:rsidRDefault="00DF0215" w:rsidP="00A27CA2">
            <w:pPr>
              <w:pStyle w:val="TableText"/>
              <w:rPr>
                <w:strike/>
                <w:lang w:val="fr-FR"/>
                <w:rPrChange w:id="283" w:author="USER" w:date="2012-05-18T14:17:00Z">
                  <w:rPr>
                    <w:lang w:val="fr-FR"/>
                  </w:rPr>
                </w:rPrChange>
              </w:rPr>
            </w:pPr>
            <w:r w:rsidRPr="00B34A1F">
              <w:rPr>
                <w:strike/>
                <w:lang w:val="fr-FR"/>
                <w:rPrChange w:id="284" w:author="USER" w:date="2012-05-18T14:17:00Z">
                  <w:rPr>
                    <w:lang w:val="fr-FR"/>
                  </w:rPr>
                </w:rPrChange>
              </w:rPr>
              <w:t>PEI 2</w:t>
            </w:r>
          </w:p>
        </w:tc>
        <w:tc>
          <w:tcPr>
            <w:tcW w:w="1035" w:type="dxa"/>
          </w:tcPr>
          <w:p w:rsidR="00822CBB" w:rsidRPr="00B34A1F" w:rsidRDefault="00822CBB" w:rsidP="00A27CA2">
            <w:pPr>
              <w:pStyle w:val="TableText"/>
              <w:keepNext/>
              <w:jc w:val="center"/>
              <w:rPr>
                <w:strike/>
                <w:lang w:val="fr-FR"/>
                <w:rPrChange w:id="285" w:author="USER" w:date="2012-05-18T14:17:00Z">
                  <w:rPr>
                    <w:lang w:val="fr-FR"/>
                  </w:rPr>
                </w:rPrChange>
              </w:rPr>
            </w:pPr>
            <w:r w:rsidRPr="00B34A1F">
              <w:rPr>
                <w:strike/>
                <w:lang w:val="fr-FR"/>
                <w:rPrChange w:id="286" w:author="USER" w:date="2012-05-18T14:17:00Z">
                  <w:rPr>
                    <w:lang w:val="fr-FR"/>
                  </w:rPr>
                </w:rPrChange>
              </w:rPr>
              <w:t>4</w:t>
            </w:r>
          </w:p>
        </w:tc>
        <w:tc>
          <w:tcPr>
            <w:tcW w:w="1834" w:type="dxa"/>
          </w:tcPr>
          <w:p w:rsidR="00822CBB" w:rsidRPr="00B34A1F" w:rsidRDefault="00DF0215" w:rsidP="00A27CA2">
            <w:pPr>
              <w:pStyle w:val="TableText"/>
              <w:keepNext/>
              <w:rPr>
                <w:strike/>
                <w:lang w:val="fr-FR"/>
                <w:rPrChange w:id="287" w:author="USER" w:date="2012-05-18T14:17:00Z">
                  <w:rPr>
                    <w:lang w:val="fr-FR"/>
                  </w:rPr>
                </w:rPrChange>
              </w:rPr>
            </w:pPr>
            <w:r w:rsidRPr="00B34A1F">
              <w:rPr>
                <w:strike/>
                <w:lang w:val="fr-FR"/>
                <w:rPrChange w:id="288" w:author="USER" w:date="2012-05-18T14:17:00Z">
                  <w:rPr>
                    <w:lang w:val="fr-FR"/>
                  </w:rPr>
                </w:rPrChange>
              </w:rPr>
              <w:t>PEI 2</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22</w:t>
            </w:r>
          </w:p>
        </w:tc>
        <w:tc>
          <w:tcPr>
            <w:tcW w:w="4154" w:type="dxa"/>
          </w:tcPr>
          <w:p w:rsidR="00822CBB" w:rsidRDefault="00DF0215" w:rsidP="00A27CA2">
            <w:pPr>
              <w:pStyle w:val="TableText"/>
              <w:rPr>
                <w:lang w:val="fr-FR"/>
              </w:rPr>
            </w:pPr>
            <w:r>
              <w:rPr>
                <w:lang w:val="fr-FR"/>
              </w:rPr>
              <w:t>CN-MAIN</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CRA-MAIN</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23</w:t>
            </w:r>
          </w:p>
        </w:tc>
        <w:tc>
          <w:tcPr>
            <w:tcW w:w="4154" w:type="dxa"/>
          </w:tcPr>
          <w:p w:rsidR="00822CBB" w:rsidRDefault="00DF0215" w:rsidP="00A27CA2">
            <w:pPr>
              <w:pStyle w:val="TableText"/>
              <w:rPr>
                <w:lang w:val="fr-FR"/>
              </w:rPr>
            </w:pPr>
            <w:r>
              <w:rPr>
                <w:lang w:val="fr-FR"/>
              </w:rPr>
              <w:t>CN-LAUN</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CRA-LAUN</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24</w:t>
            </w:r>
          </w:p>
        </w:tc>
        <w:tc>
          <w:tcPr>
            <w:tcW w:w="4154" w:type="dxa"/>
          </w:tcPr>
          <w:p w:rsidR="00822CBB" w:rsidRDefault="00DF0215" w:rsidP="00A27CA2">
            <w:pPr>
              <w:pStyle w:val="TableText"/>
              <w:rPr>
                <w:lang w:val="fr-FR"/>
              </w:rPr>
            </w:pPr>
            <w:r>
              <w:rPr>
                <w:lang w:val="fr-FR"/>
              </w:rPr>
              <w:t>CN-UP</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CRA-UP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25</w:t>
            </w:r>
          </w:p>
        </w:tc>
        <w:tc>
          <w:tcPr>
            <w:tcW w:w="4154" w:type="dxa"/>
          </w:tcPr>
          <w:p w:rsidR="00822CBB" w:rsidRDefault="00DF0215" w:rsidP="00A27CA2">
            <w:pPr>
              <w:pStyle w:val="TableText"/>
              <w:rPr>
                <w:lang w:val="fr-FR"/>
              </w:rPr>
            </w:pPr>
            <w:r>
              <w:rPr>
                <w:lang w:val="fr-FR"/>
              </w:rPr>
              <w:t>CN-PPLAY</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CRA-PP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26</w:t>
            </w:r>
          </w:p>
        </w:tc>
        <w:tc>
          <w:tcPr>
            <w:tcW w:w="4154" w:type="dxa"/>
          </w:tcPr>
          <w:p w:rsidR="00822CBB" w:rsidRDefault="00DF0215" w:rsidP="00A27CA2">
            <w:pPr>
              <w:pStyle w:val="TableText"/>
              <w:rPr>
                <w:lang w:val="fr-FR"/>
              </w:rPr>
            </w:pPr>
            <w:r>
              <w:rPr>
                <w:lang w:val="fr-FR"/>
              </w:rPr>
              <w:t>CN-SPLAY</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CRA-SP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27</w:t>
            </w:r>
          </w:p>
        </w:tc>
        <w:tc>
          <w:tcPr>
            <w:tcW w:w="4154" w:type="dxa"/>
          </w:tcPr>
          <w:p w:rsidR="00822CBB" w:rsidRDefault="00DF0215" w:rsidP="00A27CA2">
            <w:pPr>
              <w:pStyle w:val="TableText"/>
              <w:rPr>
                <w:lang w:val="fr-FR"/>
              </w:rPr>
            </w:pPr>
            <w:r>
              <w:rPr>
                <w:lang w:val="fr-FR"/>
              </w:rPr>
              <w:t>CN-FTPDATA</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CRA-FTP</w:t>
            </w:r>
          </w:p>
        </w:tc>
      </w:tr>
      <w:tr w:rsidR="00822CBB" w:rsidTr="00A27CA2">
        <w:trPr>
          <w:cantSplit/>
          <w:jc w:val="center"/>
        </w:trPr>
        <w:tc>
          <w:tcPr>
            <w:tcW w:w="1106" w:type="dxa"/>
          </w:tcPr>
          <w:p w:rsidR="00822CBB" w:rsidRDefault="00822CBB" w:rsidP="00A27CA2">
            <w:pPr>
              <w:pStyle w:val="TableText"/>
              <w:jc w:val="center"/>
              <w:rPr>
                <w:lang w:val="fr-FR"/>
              </w:rPr>
            </w:pPr>
            <w:r>
              <w:rPr>
                <w:lang w:val="fr-FR"/>
              </w:rPr>
              <w:t>28</w:t>
            </w:r>
          </w:p>
        </w:tc>
        <w:tc>
          <w:tcPr>
            <w:tcW w:w="4154" w:type="dxa"/>
          </w:tcPr>
          <w:p w:rsidR="00822CBB" w:rsidRDefault="00DF0215" w:rsidP="00A27CA2">
            <w:pPr>
              <w:pStyle w:val="TableText"/>
              <w:rPr>
                <w:lang w:val="fr-FR"/>
              </w:rPr>
            </w:pPr>
            <w:r>
              <w:rPr>
                <w:lang w:val="fr-FR"/>
              </w:rPr>
              <w:t>CN-CDTDATA</w:t>
            </w:r>
          </w:p>
        </w:tc>
        <w:tc>
          <w:tcPr>
            <w:tcW w:w="1035" w:type="dxa"/>
          </w:tcPr>
          <w:p w:rsidR="00822CBB" w:rsidRDefault="00822CBB" w:rsidP="00A27CA2">
            <w:pPr>
              <w:pStyle w:val="TableText"/>
              <w:keepNext/>
              <w:jc w:val="center"/>
              <w:rPr>
                <w:lang w:val="fr-FR"/>
              </w:rPr>
            </w:pPr>
            <w:r>
              <w:rPr>
                <w:lang w:val="fr-FR"/>
              </w:rPr>
              <w:t>4</w:t>
            </w:r>
          </w:p>
        </w:tc>
        <w:tc>
          <w:tcPr>
            <w:tcW w:w="1834" w:type="dxa"/>
          </w:tcPr>
          <w:p w:rsidR="00822CBB" w:rsidRDefault="00DF0215" w:rsidP="00A27CA2">
            <w:pPr>
              <w:pStyle w:val="TableText"/>
              <w:keepNext/>
              <w:rPr>
                <w:lang w:val="fr-FR"/>
              </w:rPr>
            </w:pPr>
            <w:r>
              <w:rPr>
                <w:lang w:val="fr-FR"/>
              </w:rPr>
              <w:t>CRA-CDT</w:t>
            </w:r>
          </w:p>
        </w:tc>
      </w:tr>
    </w:tbl>
    <w:p w:rsidR="004C4186" w:rsidRDefault="004C4186" w:rsidP="004C4186">
      <w:pPr>
        <w:pStyle w:val="afd"/>
        <w:rPr>
          <w:lang w:val="en-CA"/>
        </w:rPr>
      </w:pPr>
    </w:p>
    <w:p w:rsidR="004C4186" w:rsidRDefault="004C4186" w:rsidP="004C4186">
      <w:pPr>
        <w:pStyle w:val="Note"/>
      </w:pPr>
      <w:r>
        <w:t>Note 1:</w:t>
      </w:r>
      <w:r>
        <w:tab/>
        <w:t xml:space="preserve">See DDN-0432-0080 (Section 6.7.2 </w:t>
      </w:r>
      <w:bookmarkStart w:id="289" w:name="_Ref164136238"/>
      <w:bookmarkStart w:id="290" w:name="_Toc164245122"/>
      <w:r>
        <w:t>nvoSCIVersion</w:t>
      </w:r>
      <w:bookmarkEnd w:id="289"/>
      <w:bookmarkEnd w:id="290"/>
      <w:r>
        <w:t>) for details.</w:t>
      </w:r>
    </w:p>
    <w:p w:rsidR="004C4186" w:rsidRDefault="004C4186" w:rsidP="004C4186">
      <w:pPr>
        <w:pStyle w:val="2"/>
        <w:keepNext/>
        <w:tabs>
          <w:tab w:val="num" w:pos="576"/>
        </w:tabs>
        <w:spacing w:after="100"/>
        <w:ind w:left="576"/>
      </w:pPr>
      <w:bookmarkStart w:id="291" w:name="_Toc288654325"/>
      <w:bookmarkStart w:id="292" w:name="_Toc325043657"/>
      <w:r>
        <w:t>Wayside Data Transfer Object – Object #4</w:t>
      </w:r>
      <w:bookmarkEnd w:id="291"/>
      <w:bookmarkEnd w:id="292"/>
    </w:p>
    <w:p w:rsidR="004C4186" w:rsidRDefault="004C4186" w:rsidP="004C4186">
      <w:pPr>
        <w:pStyle w:val="3"/>
        <w:keepNext/>
        <w:tabs>
          <w:tab w:val="num" w:pos="720"/>
        </w:tabs>
        <w:spacing w:before="120" w:after="80"/>
        <w:ind w:left="720"/>
      </w:pPr>
      <w:bookmarkStart w:id="293" w:name="_Toc288654326"/>
      <w:bookmarkStart w:id="294" w:name="_Toc325043658"/>
      <w:r>
        <w:t>nvi04WaysidResp</w:t>
      </w:r>
      <w:bookmarkEnd w:id="293"/>
      <w:bookmarkEnd w:id="294"/>
    </w:p>
    <w:p w:rsidR="004C4186" w:rsidRDefault="004C4186" w:rsidP="004C4186">
      <w:pPr>
        <w:pStyle w:val="BodyText"/>
        <w:tabs>
          <w:tab w:val="left" w:pos="2160"/>
        </w:tabs>
        <w:ind w:left="2160" w:hanging="1440"/>
      </w:pPr>
      <w:r>
        <w:t>Declaration:</w:t>
      </w:r>
      <w:r>
        <w:tab/>
        <w:t>network input sd_string("@4|1") UNVT_wayside_response nvi04WaysidResp</w:t>
      </w:r>
    </w:p>
    <w:p w:rsidR="004C4186" w:rsidRDefault="004C4186" w:rsidP="004C4186">
      <w:pPr>
        <w:pStyle w:val="BodyText"/>
        <w:tabs>
          <w:tab w:val="left" w:pos="2160"/>
        </w:tabs>
        <w:ind w:left="2160" w:hanging="1440"/>
      </w:pPr>
      <w:r>
        <w:t>Description:</w:t>
      </w:r>
      <w:r>
        <w:tab/>
        <w:t xml:space="preserve">Response from a CDT in support of Wayside data transfer. See section </w:t>
      </w:r>
      <w:r w:rsidR="007438F6">
        <w:fldChar w:fldCharType="begin"/>
      </w:r>
      <w:r>
        <w:instrText xml:space="preserve"> REF _Ref164223380 \r \h </w:instrText>
      </w:r>
      <w:r w:rsidR="007438F6">
        <w:fldChar w:fldCharType="separate"/>
      </w:r>
      <w:r w:rsidR="00D15C27">
        <w:t>5.2.3</w:t>
      </w:r>
      <w:r w:rsidR="007438F6">
        <w:fldChar w:fldCharType="end"/>
      </w:r>
      <w:r>
        <w:t xml:space="preserve"> for the description of the data structure.</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 xml:space="preserve">See section </w:t>
      </w:r>
      <w:r w:rsidR="007438F6">
        <w:fldChar w:fldCharType="begin"/>
      </w:r>
      <w:r>
        <w:instrText xml:space="preserve"> REF _Ref164223380 \r \h </w:instrText>
      </w:r>
      <w:r w:rsidR="007438F6">
        <w:fldChar w:fldCharType="separate"/>
      </w:r>
      <w:r w:rsidR="00D15C27">
        <w:t>5.2.3</w:t>
      </w:r>
      <w:r w:rsidR="007438F6">
        <w:fldChar w:fldCharType="end"/>
      </w:r>
      <w:r>
        <w:t>.</w:t>
      </w:r>
    </w:p>
    <w:p w:rsidR="004C4186" w:rsidRDefault="004C4186" w:rsidP="004C4186">
      <w:pPr>
        <w:pStyle w:val="3"/>
        <w:keepNext/>
        <w:tabs>
          <w:tab w:val="num" w:pos="720"/>
        </w:tabs>
        <w:spacing w:before="120" w:after="80"/>
        <w:ind w:left="720"/>
      </w:pPr>
      <w:bookmarkStart w:id="295" w:name="_Toc288654327"/>
      <w:bookmarkStart w:id="296" w:name="_Toc325043659"/>
      <w:r>
        <w:t>nvo04WaysideReq</w:t>
      </w:r>
      <w:bookmarkEnd w:id="295"/>
      <w:bookmarkEnd w:id="296"/>
    </w:p>
    <w:p w:rsidR="004C4186" w:rsidRDefault="004C4186" w:rsidP="004C4186">
      <w:pPr>
        <w:pStyle w:val="BodyText"/>
        <w:tabs>
          <w:tab w:val="left" w:pos="2160"/>
        </w:tabs>
        <w:ind w:left="2160" w:hanging="1440"/>
      </w:pPr>
      <w:r>
        <w:t>Declaration:</w:t>
      </w:r>
      <w:r>
        <w:tab/>
        <w:t>network output sd_string("@4|2") UNVT_wayside_request nvo04WaysideReq</w:t>
      </w:r>
    </w:p>
    <w:p w:rsidR="004C4186" w:rsidRDefault="004C4186" w:rsidP="004C4186">
      <w:pPr>
        <w:pStyle w:val="BodyText"/>
        <w:tabs>
          <w:tab w:val="left" w:pos="2160"/>
        </w:tabs>
        <w:ind w:left="2160" w:hanging="1440"/>
      </w:pPr>
      <w:r>
        <w:t>Description:</w:t>
      </w:r>
      <w:r>
        <w:tab/>
        <w:t xml:space="preserve">Signals the CDT to manage the Wayside file transfer. See section </w:t>
      </w:r>
      <w:r w:rsidR="007438F6">
        <w:fldChar w:fldCharType="begin"/>
      </w:r>
      <w:r>
        <w:instrText xml:space="preserve"> REF _Ref164223414 \r \h </w:instrText>
      </w:r>
      <w:r w:rsidR="007438F6">
        <w:fldChar w:fldCharType="separate"/>
      </w:r>
      <w:r w:rsidR="00D15C27">
        <w:t>5.2.2</w:t>
      </w:r>
      <w:r w:rsidR="007438F6">
        <w:fldChar w:fldCharType="end"/>
      </w:r>
      <w:r>
        <w:t xml:space="preserve"> for the description of the data structure.</w:t>
      </w:r>
    </w:p>
    <w:p w:rsidR="004C4186" w:rsidRDefault="004C4186" w:rsidP="004C4186">
      <w:pPr>
        <w:pStyle w:val="BodyText"/>
        <w:tabs>
          <w:tab w:val="left" w:pos="2160"/>
        </w:tabs>
        <w:ind w:left="2160" w:hanging="1440"/>
      </w:pPr>
      <w:r>
        <w:t>Destination:</w:t>
      </w:r>
      <w:r>
        <w:tab/>
        <w:t>CDT</w:t>
      </w:r>
    </w:p>
    <w:p w:rsidR="004C4186" w:rsidRDefault="004C4186" w:rsidP="004C4186">
      <w:pPr>
        <w:pStyle w:val="4"/>
        <w:keepNext/>
        <w:tabs>
          <w:tab w:val="num" w:pos="864"/>
        </w:tabs>
        <w:suppressAutoHyphens w:val="0"/>
        <w:spacing w:before="240" w:after="60"/>
        <w:ind w:left="864"/>
      </w:pPr>
      <w:r>
        <w:t>Data Value</w:t>
      </w:r>
    </w:p>
    <w:p w:rsidR="004C4186" w:rsidRDefault="004C4186" w:rsidP="004C4186">
      <w:pPr>
        <w:pStyle w:val="BodyText"/>
      </w:pPr>
      <w:r>
        <w:t xml:space="preserve">See section </w:t>
      </w:r>
      <w:r w:rsidR="007438F6">
        <w:fldChar w:fldCharType="begin"/>
      </w:r>
      <w:r>
        <w:instrText xml:space="preserve"> REF _Ref164223414 \r \h </w:instrText>
      </w:r>
      <w:r w:rsidR="007438F6">
        <w:fldChar w:fldCharType="separate"/>
      </w:r>
      <w:r w:rsidR="00D15C27">
        <w:t>5.2.2</w:t>
      </w:r>
      <w:r w:rsidR="007438F6">
        <w:fldChar w:fldCharType="end"/>
      </w:r>
      <w:r>
        <w:t>.</w:t>
      </w:r>
    </w:p>
    <w:p w:rsidR="004C4186" w:rsidRDefault="004C4186" w:rsidP="004C4186">
      <w:pPr>
        <w:pStyle w:val="1"/>
        <w:keepNext/>
        <w:pageBreakBefore w:val="0"/>
        <w:tabs>
          <w:tab w:val="num" w:pos="432"/>
        </w:tabs>
        <w:suppressAutoHyphens w:val="0"/>
        <w:spacing w:before="160" w:after="80"/>
        <w:contextualSpacing w:val="0"/>
      </w:pPr>
      <w:bookmarkStart w:id="297" w:name="_Hlt169057645"/>
      <w:bookmarkEnd w:id="297"/>
      <w:r>
        <w:br w:type="page"/>
      </w:r>
      <w:bookmarkStart w:id="298" w:name="_Toc288654330"/>
      <w:bookmarkStart w:id="299" w:name="_Toc325043660"/>
      <w:r>
        <w:lastRenderedPageBreak/>
        <w:t>Network Interface</w:t>
      </w:r>
      <w:bookmarkEnd w:id="298"/>
      <w:bookmarkEnd w:id="299"/>
    </w:p>
    <w:p w:rsidR="004C4186" w:rsidRDefault="004C4186" w:rsidP="004C4186">
      <w:pPr>
        <w:pStyle w:val="2"/>
        <w:keepNext/>
        <w:tabs>
          <w:tab w:val="num" w:pos="576"/>
        </w:tabs>
        <w:spacing w:after="100"/>
        <w:ind w:left="576"/>
      </w:pPr>
      <w:bookmarkStart w:id="300" w:name="_Toc288654331"/>
      <w:bookmarkStart w:id="301" w:name="_Toc325043661"/>
      <w:r>
        <w:t>General</w:t>
      </w:r>
      <w:bookmarkEnd w:id="300"/>
      <w:bookmarkEnd w:id="301"/>
    </w:p>
    <w:p w:rsidR="004C4186" w:rsidRDefault="004C4186" w:rsidP="004C4186">
      <w:pPr>
        <w:pStyle w:val="BodyText"/>
      </w:pPr>
      <w:r>
        <w:t>The Communications subsystem complies with the general monitoring scheme defined in DDN-0432-0080 section 6.</w:t>
      </w:r>
    </w:p>
    <w:p w:rsidR="004C4186" w:rsidRDefault="004C4186" w:rsidP="004C4186">
      <w:pPr>
        <w:pStyle w:val="2"/>
        <w:keepNext/>
        <w:tabs>
          <w:tab w:val="num" w:pos="576"/>
        </w:tabs>
        <w:spacing w:after="100"/>
        <w:ind w:left="576"/>
      </w:pPr>
      <w:bookmarkStart w:id="302" w:name="_Toc288654332"/>
      <w:bookmarkStart w:id="303" w:name="_Toc325043662"/>
      <w:r>
        <w:t>Subsystem Specific Network Interface Declarations</w:t>
      </w:r>
      <w:bookmarkEnd w:id="302"/>
      <w:bookmarkEnd w:id="303"/>
    </w:p>
    <w:p w:rsidR="004C4186" w:rsidRDefault="004C4186" w:rsidP="004C4186">
      <w:pPr>
        <w:pStyle w:val="BodyText"/>
      </w:pPr>
      <w:bookmarkStart w:id="304" w:name="_Ref163893669"/>
      <w:r>
        <w:t>Declarations in this section use Neuron C conventions, i.e. ‘short’ is an 8-bit value, ‘long’ is 16-bits and ‘quad’ is 32-bits.</w:t>
      </w:r>
    </w:p>
    <w:p w:rsidR="004C4186" w:rsidRDefault="004C4186" w:rsidP="004C4186">
      <w:pPr>
        <w:pStyle w:val="3"/>
        <w:keepNext/>
        <w:tabs>
          <w:tab w:val="num" w:pos="720"/>
        </w:tabs>
        <w:spacing w:before="120" w:after="80"/>
        <w:ind w:left="720"/>
      </w:pPr>
      <w:bookmarkStart w:id="305" w:name="_Ref164222958"/>
      <w:bookmarkStart w:id="306" w:name="_Toc288654333"/>
      <w:bookmarkStart w:id="307" w:name="_Toc325043663"/>
      <w:r>
        <w:t>UNVT_CDT_command</w:t>
      </w:r>
      <w:bookmarkEnd w:id="304"/>
      <w:bookmarkEnd w:id="305"/>
      <w:bookmarkEnd w:id="306"/>
      <w:bookmarkEnd w:id="307"/>
    </w:p>
    <w:p w:rsidR="004C4186" w:rsidRDefault="004C4186" w:rsidP="004C4186">
      <w:pPr>
        <w:pStyle w:val="BodyText"/>
      </w:pPr>
      <w:r>
        <w:t>UNVT_CDT_command structure declaration:</w:t>
      </w:r>
    </w:p>
    <w:p w:rsidR="004C4186" w:rsidRDefault="004C4186" w:rsidP="004C4186">
      <w:pPr>
        <w:pStyle w:val="afb"/>
        <w:ind w:left="1440"/>
      </w:pPr>
      <w:r>
        <w:t>typedef struct {</w:t>
      </w:r>
    </w:p>
    <w:p w:rsidR="004C4186" w:rsidRDefault="004C4186" w:rsidP="004C4186">
      <w:pPr>
        <w:pStyle w:val="afb"/>
        <w:ind w:left="1440" w:firstLine="720"/>
      </w:pPr>
      <w:r>
        <w:t>unsigned short</w:t>
      </w:r>
      <w:r>
        <w:tab/>
        <w:t>command_id;</w:t>
      </w:r>
    </w:p>
    <w:p w:rsidR="004C4186" w:rsidRDefault="004C4186" w:rsidP="004C4186">
      <w:pPr>
        <w:pStyle w:val="afb"/>
        <w:ind w:left="1440" w:firstLine="720"/>
      </w:pPr>
      <w:r>
        <w:t>unsigned long</w:t>
      </w:r>
      <w:r>
        <w:tab/>
        <w:t>command_arg;</w:t>
      </w:r>
    </w:p>
    <w:p w:rsidR="004C4186" w:rsidRDefault="004C4186" w:rsidP="004C4186">
      <w:pPr>
        <w:pStyle w:val="afb"/>
        <w:ind w:left="1440"/>
      </w:pPr>
      <w:r>
        <w:t>} UNVT_CDT_command;</w:t>
      </w:r>
    </w:p>
    <w:p w:rsidR="004C4186" w:rsidRDefault="004C4186" w:rsidP="004C4186">
      <w:pPr>
        <w:pStyle w:val="BodyText"/>
      </w:pPr>
      <w:r>
        <w:t>Field descriptions:</w:t>
      </w:r>
    </w:p>
    <w:p w:rsidR="004C4186" w:rsidRDefault="004C4186" w:rsidP="004C4186">
      <w:pPr>
        <w:pStyle w:val="a"/>
        <w:tabs>
          <w:tab w:val="clear" w:pos="1440"/>
          <w:tab w:val="num" w:pos="360"/>
        </w:tabs>
      </w:pPr>
      <w:r>
        <w:t>command_id: Identifies the command that is being sent; its valid range is 1 to 255. A value of 0 shall not be used.</w:t>
      </w:r>
    </w:p>
    <w:p w:rsidR="004C4186" w:rsidRDefault="004C4186" w:rsidP="004C4186">
      <w:pPr>
        <w:pStyle w:val="a"/>
        <w:tabs>
          <w:tab w:val="clear" w:pos="1440"/>
          <w:tab w:val="num" w:pos="360"/>
        </w:tabs>
      </w:pPr>
      <w:r>
        <w:t>command_arg: Optional argument to the command. It shall be set to 0 if the argument is unused.</w:t>
      </w:r>
    </w:p>
    <w:p w:rsidR="004C4186" w:rsidRDefault="004C4186" w:rsidP="004C4186">
      <w:pPr>
        <w:pStyle w:val="3"/>
        <w:keepNext/>
        <w:tabs>
          <w:tab w:val="num" w:pos="720"/>
        </w:tabs>
        <w:spacing w:before="120" w:after="80"/>
        <w:ind w:left="720"/>
      </w:pPr>
      <w:bookmarkStart w:id="308" w:name="_Ref164223414"/>
      <w:bookmarkStart w:id="309" w:name="_Toc288654334"/>
      <w:bookmarkStart w:id="310" w:name="_Toc325043664"/>
      <w:r>
        <w:t>UNVT_wayside_request</w:t>
      </w:r>
      <w:bookmarkEnd w:id="308"/>
      <w:bookmarkEnd w:id="309"/>
      <w:bookmarkEnd w:id="310"/>
    </w:p>
    <w:p w:rsidR="004C4186" w:rsidRDefault="004C4186" w:rsidP="004C4186">
      <w:pPr>
        <w:pStyle w:val="BodyText"/>
      </w:pPr>
      <w:r>
        <w:t>UNVT_wayside_request structure declaration:</w:t>
      </w:r>
    </w:p>
    <w:p w:rsidR="004C4186" w:rsidRDefault="004C4186" w:rsidP="004C4186">
      <w:pPr>
        <w:pStyle w:val="afb"/>
        <w:ind w:left="1440"/>
      </w:pPr>
      <w:r>
        <w:t>typedef struct {</w:t>
      </w:r>
    </w:p>
    <w:p w:rsidR="004C4186" w:rsidRDefault="004C4186" w:rsidP="004C4186">
      <w:pPr>
        <w:pStyle w:val="afb"/>
        <w:ind w:left="1440" w:firstLine="720"/>
      </w:pPr>
      <w:r>
        <w:t>unsigned short</w:t>
      </w:r>
      <w:r>
        <w:tab/>
        <w:t>request;</w:t>
      </w:r>
    </w:p>
    <w:p w:rsidR="004C4186" w:rsidRDefault="004C4186" w:rsidP="004C4186">
      <w:pPr>
        <w:pStyle w:val="afb"/>
        <w:ind w:left="1440" w:firstLine="720"/>
      </w:pPr>
      <w:r>
        <w:t>unsigned quad</w:t>
      </w:r>
      <w:r>
        <w:tab/>
        <w:t>time_stamp;</w:t>
      </w:r>
    </w:p>
    <w:p w:rsidR="004C4186" w:rsidRDefault="004C4186" w:rsidP="004C4186">
      <w:pPr>
        <w:pStyle w:val="afb"/>
        <w:ind w:left="1440"/>
      </w:pPr>
      <w:r>
        <w:t>} UNVT_wayside_request;</w:t>
      </w:r>
    </w:p>
    <w:p w:rsidR="004C4186" w:rsidRDefault="004C4186" w:rsidP="004C4186">
      <w:pPr>
        <w:pStyle w:val="BodyText"/>
      </w:pPr>
      <w:r>
        <w:t>Field descriptions:</w:t>
      </w:r>
    </w:p>
    <w:p w:rsidR="004C4186" w:rsidRDefault="004C4186" w:rsidP="004C4186">
      <w:pPr>
        <w:pStyle w:val="a"/>
        <w:tabs>
          <w:tab w:val="clear" w:pos="1440"/>
          <w:tab w:val="num" w:pos="360"/>
        </w:tabs>
      </w:pPr>
      <w:r>
        <w:t xml:space="preserve">request: Identifies the Wayside processing transfer request. </w:t>
      </w:r>
      <w:r w:rsidR="007438F6">
        <w:fldChar w:fldCharType="begin"/>
      </w:r>
      <w:r w:rsidR="00E91E30">
        <w:instrText xml:space="preserve"> REF _Ref224975357 </w:instrText>
      </w:r>
      <w:r w:rsidR="007438F6">
        <w:fldChar w:fldCharType="separate"/>
      </w:r>
      <w:r w:rsidR="00D15C27">
        <w:t xml:space="preserve">Table </w:t>
      </w:r>
      <w:r w:rsidR="00D15C27">
        <w:rPr>
          <w:noProof/>
        </w:rPr>
        <w:t>6</w:t>
      </w:r>
      <w:r w:rsidR="007438F6">
        <w:fldChar w:fldCharType="end"/>
      </w:r>
      <w:r>
        <w:t xml:space="preserve"> shows the valid request values. The receiver shall ignore any invalid value.</w:t>
      </w:r>
    </w:p>
    <w:p w:rsidR="004C4186" w:rsidRDefault="004C4186" w:rsidP="004C4186">
      <w:pPr>
        <w:pStyle w:val="a"/>
        <w:tabs>
          <w:tab w:val="clear" w:pos="1440"/>
          <w:tab w:val="num" w:pos="360"/>
        </w:tabs>
      </w:pPr>
      <w:r>
        <w:t>time_stamp: Time reference for the last received log entry. Time is stored as seconds since midnight Jan 1, 2000.</w:t>
      </w:r>
    </w:p>
    <w:p w:rsidR="004C4186" w:rsidRDefault="004C4186" w:rsidP="004C4186">
      <w:pPr>
        <w:pStyle w:val="af3"/>
      </w:pPr>
      <w:bookmarkStart w:id="311" w:name="_Ref224975357"/>
      <w:bookmarkStart w:id="312" w:name="_Toc288654290"/>
      <w:bookmarkStart w:id="313" w:name="_Toc312405253"/>
      <w:r>
        <w:t xml:space="preserve">Table </w:t>
      </w:r>
      <w:r w:rsidR="007438F6">
        <w:rPr>
          <w:b w:val="0"/>
        </w:rPr>
        <w:fldChar w:fldCharType="begin"/>
      </w:r>
      <w:r w:rsidR="00E91E30">
        <w:instrText xml:space="preserve"> SEQ Table \* ARABIC </w:instrText>
      </w:r>
      <w:r w:rsidR="007438F6">
        <w:rPr>
          <w:b w:val="0"/>
        </w:rPr>
        <w:fldChar w:fldCharType="separate"/>
      </w:r>
      <w:r w:rsidR="00D15C27">
        <w:rPr>
          <w:noProof/>
        </w:rPr>
        <w:t>6</w:t>
      </w:r>
      <w:r w:rsidR="007438F6">
        <w:rPr>
          <w:b w:val="0"/>
        </w:rPr>
        <w:fldChar w:fldCharType="end"/>
      </w:r>
      <w:bookmarkEnd w:id="311"/>
      <w:r>
        <w:t>: Wayside File Transfer Request Types</w:t>
      </w:r>
      <w:bookmarkEnd w:id="312"/>
      <w:bookmarkEnd w:id="3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08"/>
        <w:gridCol w:w="2466"/>
        <w:gridCol w:w="1248"/>
        <w:gridCol w:w="4734"/>
      </w:tblGrid>
      <w:tr w:rsidR="004C4186" w:rsidTr="00A27CA2">
        <w:trPr>
          <w:cantSplit/>
          <w:tblHeader/>
          <w:jc w:val="center"/>
        </w:trPr>
        <w:tc>
          <w:tcPr>
            <w:tcW w:w="1008" w:type="dxa"/>
          </w:tcPr>
          <w:p w:rsidR="004C4186" w:rsidRDefault="004C4186" w:rsidP="00A27CA2">
            <w:pPr>
              <w:pStyle w:val="tableheading0"/>
              <w:keepNext/>
            </w:pPr>
            <w:r>
              <w:t>request number</w:t>
            </w:r>
          </w:p>
        </w:tc>
        <w:tc>
          <w:tcPr>
            <w:tcW w:w="2466" w:type="dxa"/>
          </w:tcPr>
          <w:p w:rsidR="004C4186" w:rsidRDefault="004C4186" w:rsidP="00A27CA2">
            <w:pPr>
              <w:pStyle w:val="tableheading0"/>
              <w:keepNext/>
            </w:pPr>
            <w:r>
              <w:t>Request Name</w:t>
            </w:r>
          </w:p>
        </w:tc>
        <w:tc>
          <w:tcPr>
            <w:tcW w:w="1248" w:type="dxa"/>
          </w:tcPr>
          <w:p w:rsidR="004C4186" w:rsidRDefault="004C4186" w:rsidP="00A27CA2">
            <w:pPr>
              <w:pStyle w:val="tableheading0"/>
              <w:keepNext/>
            </w:pPr>
            <w:r>
              <w:t>TimeStamp</w:t>
            </w:r>
          </w:p>
        </w:tc>
        <w:tc>
          <w:tcPr>
            <w:tcW w:w="4734" w:type="dxa"/>
          </w:tcPr>
          <w:p w:rsidR="004C4186" w:rsidRDefault="004C4186" w:rsidP="00A27CA2">
            <w:pPr>
              <w:pStyle w:val="tableheading0"/>
              <w:keepNext/>
            </w:pPr>
            <w:r>
              <w:t>Description</w:t>
            </w:r>
          </w:p>
        </w:tc>
      </w:tr>
      <w:tr w:rsidR="004C4186" w:rsidTr="00A27CA2">
        <w:trPr>
          <w:cantSplit/>
          <w:jc w:val="center"/>
        </w:trPr>
        <w:tc>
          <w:tcPr>
            <w:tcW w:w="1008" w:type="dxa"/>
          </w:tcPr>
          <w:p w:rsidR="004C4186" w:rsidRDefault="004C4186" w:rsidP="00A27CA2">
            <w:pPr>
              <w:pStyle w:val="TableText"/>
              <w:keepNext/>
              <w:jc w:val="center"/>
            </w:pPr>
            <w:r>
              <w:t>1</w:t>
            </w:r>
          </w:p>
        </w:tc>
        <w:tc>
          <w:tcPr>
            <w:tcW w:w="2466" w:type="dxa"/>
          </w:tcPr>
          <w:p w:rsidR="004C4186" w:rsidRDefault="004C4186" w:rsidP="00A27CA2">
            <w:pPr>
              <w:pStyle w:val="TableText"/>
              <w:keepNext/>
            </w:pPr>
            <w:r>
              <w:t>Start Recent Faults</w:t>
            </w:r>
          </w:p>
        </w:tc>
        <w:tc>
          <w:tcPr>
            <w:tcW w:w="1248" w:type="dxa"/>
          </w:tcPr>
          <w:p w:rsidR="004C4186" w:rsidRDefault="004C4186" w:rsidP="00A27CA2">
            <w:pPr>
              <w:pStyle w:val="TableText"/>
              <w:keepNext/>
            </w:pPr>
            <w:r>
              <w:t>Ignored</w:t>
            </w:r>
          </w:p>
        </w:tc>
        <w:tc>
          <w:tcPr>
            <w:tcW w:w="4734" w:type="dxa"/>
          </w:tcPr>
          <w:p w:rsidR="004C4186" w:rsidRDefault="004C4186" w:rsidP="00A27CA2">
            <w:pPr>
              <w:pStyle w:val="TableText"/>
              <w:keepNext/>
            </w:pPr>
            <w:r>
              <w:t>Used to initiate transfer of filtered CDT log entries. CDT maintains timestamp from last successful transfer and will ignore any time_stamp data.</w:t>
            </w:r>
          </w:p>
        </w:tc>
      </w:tr>
      <w:tr w:rsidR="004C4186" w:rsidTr="00A27CA2">
        <w:trPr>
          <w:cantSplit/>
          <w:jc w:val="center"/>
        </w:trPr>
        <w:tc>
          <w:tcPr>
            <w:tcW w:w="1008" w:type="dxa"/>
          </w:tcPr>
          <w:p w:rsidR="004C4186" w:rsidRDefault="004C4186" w:rsidP="00A27CA2">
            <w:pPr>
              <w:pStyle w:val="TableText"/>
              <w:keepNext/>
              <w:jc w:val="center"/>
            </w:pPr>
            <w:r>
              <w:t>2</w:t>
            </w:r>
          </w:p>
        </w:tc>
        <w:tc>
          <w:tcPr>
            <w:tcW w:w="2466" w:type="dxa"/>
          </w:tcPr>
          <w:p w:rsidR="004C4186" w:rsidRDefault="004C4186" w:rsidP="00A27CA2">
            <w:pPr>
              <w:pStyle w:val="TableText"/>
              <w:keepNext/>
            </w:pPr>
            <w:r>
              <w:t>Ack Recent Faults</w:t>
            </w:r>
          </w:p>
        </w:tc>
        <w:tc>
          <w:tcPr>
            <w:tcW w:w="1248" w:type="dxa"/>
          </w:tcPr>
          <w:p w:rsidR="004C4186" w:rsidRDefault="004C4186" w:rsidP="00A27CA2">
            <w:pPr>
              <w:pStyle w:val="TableText"/>
              <w:keepNext/>
            </w:pPr>
            <w:r>
              <w:t>Required</w:t>
            </w:r>
          </w:p>
        </w:tc>
        <w:tc>
          <w:tcPr>
            <w:tcW w:w="4734" w:type="dxa"/>
          </w:tcPr>
          <w:p w:rsidR="004C4186" w:rsidRDefault="004C4186" w:rsidP="00A27CA2">
            <w:pPr>
              <w:pStyle w:val="TableText"/>
              <w:keepNext/>
            </w:pPr>
            <w:r>
              <w:t>Used to acknowledge the Recent Faults transfer. The timestamp confirms the last successfully received entry.</w:t>
            </w:r>
          </w:p>
        </w:tc>
      </w:tr>
      <w:tr w:rsidR="004C4186" w:rsidTr="00A27CA2">
        <w:trPr>
          <w:cantSplit/>
          <w:jc w:val="center"/>
        </w:trPr>
        <w:tc>
          <w:tcPr>
            <w:tcW w:w="1008" w:type="dxa"/>
          </w:tcPr>
          <w:p w:rsidR="004C4186" w:rsidRDefault="004C4186" w:rsidP="00A27CA2">
            <w:pPr>
              <w:pStyle w:val="TableText"/>
              <w:keepNext/>
              <w:jc w:val="center"/>
            </w:pPr>
            <w:r>
              <w:t>3</w:t>
            </w:r>
          </w:p>
        </w:tc>
        <w:tc>
          <w:tcPr>
            <w:tcW w:w="2466" w:type="dxa"/>
          </w:tcPr>
          <w:p w:rsidR="004C4186" w:rsidRDefault="004C4186" w:rsidP="00A27CA2">
            <w:pPr>
              <w:pStyle w:val="TableText"/>
              <w:keepNext/>
            </w:pPr>
            <w:r>
              <w:t>Start Historical</w:t>
            </w:r>
          </w:p>
        </w:tc>
        <w:tc>
          <w:tcPr>
            <w:tcW w:w="1248" w:type="dxa"/>
          </w:tcPr>
          <w:p w:rsidR="004C4186" w:rsidRDefault="004C4186" w:rsidP="00A27CA2">
            <w:pPr>
              <w:pStyle w:val="TableText"/>
              <w:keepNext/>
            </w:pPr>
            <w:r>
              <w:t>Required</w:t>
            </w:r>
          </w:p>
        </w:tc>
        <w:tc>
          <w:tcPr>
            <w:tcW w:w="4734" w:type="dxa"/>
          </w:tcPr>
          <w:p w:rsidR="004C4186" w:rsidRDefault="004C4186" w:rsidP="00A27CA2">
            <w:pPr>
              <w:pStyle w:val="TableText"/>
              <w:keepNext/>
            </w:pPr>
            <w:r>
              <w:t>Used to initiate transfer of complete CDT log. Comms populates the time_stamp data from Wayside request. If time_stamp set to 0, CDT will begin file transfer from last successful confirmed Historical transfer. The Start Historical is also used to confirm the last block of Historical transfer and to initiate the next block.</w:t>
            </w:r>
          </w:p>
        </w:tc>
      </w:tr>
      <w:tr w:rsidR="004C4186" w:rsidTr="00A27CA2">
        <w:trPr>
          <w:cantSplit/>
          <w:jc w:val="center"/>
        </w:trPr>
        <w:tc>
          <w:tcPr>
            <w:tcW w:w="1008" w:type="dxa"/>
          </w:tcPr>
          <w:p w:rsidR="004C4186" w:rsidRDefault="004C4186" w:rsidP="00A27CA2">
            <w:pPr>
              <w:pStyle w:val="TableText"/>
              <w:jc w:val="center"/>
            </w:pPr>
            <w:r>
              <w:t>4</w:t>
            </w:r>
          </w:p>
        </w:tc>
        <w:tc>
          <w:tcPr>
            <w:tcW w:w="2466" w:type="dxa"/>
          </w:tcPr>
          <w:p w:rsidR="004C4186" w:rsidRDefault="004C4186" w:rsidP="00A27CA2">
            <w:pPr>
              <w:pStyle w:val="TableText"/>
            </w:pPr>
            <w:r>
              <w:t>Ack Historical</w:t>
            </w:r>
          </w:p>
        </w:tc>
        <w:tc>
          <w:tcPr>
            <w:tcW w:w="1248" w:type="dxa"/>
          </w:tcPr>
          <w:p w:rsidR="004C4186" w:rsidRDefault="004C4186" w:rsidP="00A27CA2">
            <w:pPr>
              <w:pStyle w:val="TableText"/>
            </w:pPr>
            <w:r>
              <w:t>Required</w:t>
            </w:r>
          </w:p>
        </w:tc>
        <w:tc>
          <w:tcPr>
            <w:tcW w:w="4734" w:type="dxa"/>
          </w:tcPr>
          <w:p w:rsidR="004C4186" w:rsidRDefault="004C4186" w:rsidP="00A27CA2">
            <w:pPr>
              <w:pStyle w:val="TableText"/>
            </w:pPr>
            <w:r>
              <w:t>Used to acknowledge the last block of Historical transfer. Time_stamp is set to the last successfully received entry.</w:t>
            </w:r>
          </w:p>
        </w:tc>
      </w:tr>
    </w:tbl>
    <w:p w:rsidR="004C4186" w:rsidRDefault="004C4186" w:rsidP="004C4186"/>
    <w:p w:rsidR="004C4186" w:rsidRDefault="004C4186" w:rsidP="004C4186">
      <w:pPr>
        <w:pStyle w:val="3"/>
        <w:keepNext/>
        <w:tabs>
          <w:tab w:val="num" w:pos="720"/>
        </w:tabs>
        <w:spacing w:before="120" w:after="80"/>
        <w:ind w:left="720"/>
      </w:pPr>
      <w:bookmarkStart w:id="314" w:name="_Ref164223362"/>
      <w:bookmarkStart w:id="315" w:name="_Ref164223380"/>
      <w:bookmarkStart w:id="316" w:name="_Toc288654335"/>
      <w:bookmarkStart w:id="317" w:name="_Toc325043665"/>
      <w:r>
        <w:t>UNVT_wayside_response</w:t>
      </w:r>
      <w:bookmarkEnd w:id="314"/>
      <w:bookmarkEnd w:id="315"/>
      <w:bookmarkEnd w:id="316"/>
      <w:bookmarkEnd w:id="317"/>
    </w:p>
    <w:p w:rsidR="004C4186" w:rsidRDefault="004C4186" w:rsidP="004C4186">
      <w:pPr>
        <w:pStyle w:val="BodyText"/>
      </w:pPr>
      <w:bookmarkStart w:id="318" w:name="_Toc158107600"/>
      <w:r>
        <w:t>UNVT_wayside_response structure declaration:</w:t>
      </w:r>
    </w:p>
    <w:p w:rsidR="004C4186" w:rsidRDefault="004C4186" w:rsidP="004C4186">
      <w:pPr>
        <w:pStyle w:val="afb"/>
        <w:ind w:left="1440"/>
      </w:pPr>
      <w:r>
        <w:t>typedef struct {</w:t>
      </w:r>
    </w:p>
    <w:p w:rsidR="004C4186" w:rsidRDefault="004C4186" w:rsidP="004C4186">
      <w:pPr>
        <w:pStyle w:val="afb"/>
        <w:ind w:left="1440" w:firstLine="720"/>
      </w:pPr>
      <w:r>
        <w:t>unsigned short</w:t>
      </w:r>
      <w:r>
        <w:tab/>
        <w:t>response;</w:t>
      </w:r>
    </w:p>
    <w:p w:rsidR="004C4186" w:rsidRDefault="004C4186" w:rsidP="004C4186">
      <w:pPr>
        <w:pStyle w:val="afb"/>
        <w:ind w:left="1440"/>
      </w:pPr>
      <w:r>
        <w:t>} UNVT_wayside_response;</w:t>
      </w:r>
    </w:p>
    <w:p w:rsidR="004C4186" w:rsidRDefault="004C4186" w:rsidP="004C4186">
      <w:pPr>
        <w:pStyle w:val="BodyText"/>
      </w:pPr>
      <w:r>
        <w:t>Field descriptions:</w:t>
      </w:r>
    </w:p>
    <w:p w:rsidR="004C4186" w:rsidRDefault="004C4186" w:rsidP="004C4186">
      <w:pPr>
        <w:pStyle w:val="a"/>
        <w:tabs>
          <w:tab w:val="clear" w:pos="1440"/>
          <w:tab w:val="num" w:pos="360"/>
        </w:tabs>
      </w:pPr>
      <w:r>
        <w:t xml:space="preserve">response: Identifies the CDT response to Wayside processing transfer requests. </w:t>
      </w:r>
      <w:r w:rsidR="007438F6">
        <w:fldChar w:fldCharType="begin"/>
      </w:r>
      <w:r w:rsidR="00E91E30">
        <w:instrText xml:space="preserve"> REF _Ref224975433 </w:instrText>
      </w:r>
      <w:r w:rsidR="007438F6">
        <w:fldChar w:fldCharType="separate"/>
      </w:r>
      <w:r w:rsidR="00D15C27">
        <w:t xml:space="preserve">Table </w:t>
      </w:r>
      <w:r w:rsidR="00D15C27">
        <w:rPr>
          <w:noProof/>
        </w:rPr>
        <w:t>7</w:t>
      </w:r>
      <w:r w:rsidR="007438F6">
        <w:fldChar w:fldCharType="end"/>
      </w:r>
      <w:r>
        <w:t xml:space="preserve"> shows the valid response values. The receiver shall ignore any invalid value.</w:t>
      </w:r>
    </w:p>
    <w:p w:rsidR="004C4186" w:rsidRDefault="004C4186" w:rsidP="004C4186">
      <w:pPr>
        <w:pStyle w:val="af3"/>
      </w:pPr>
      <w:bookmarkStart w:id="319" w:name="_Ref224975433"/>
      <w:bookmarkStart w:id="320" w:name="_Toc288654291"/>
      <w:bookmarkStart w:id="321" w:name="_Toc312405254"/>
      <w:bookmarkEnd w:id="318"/>
      <w:r>
        <w:t xml:space="preserve">Table </w:t>
      </w:r>
      <w:r w:rsidR="007438F6">
        <w:rPr>
          <w:b w:val="0"/>
        </w:rPr>
        <w:fldChar w:fldCharType="begin"/>
      </w:r>
      <w:r w:rsidR="00E91E30">
        <w:instrText xml:space="preserve"> SEQ Table \* ARABIC </w:instrText>
      </w:r>
      <w:r w:rsidR="007438F6">
        <w:rPr>
          <w:b w:val="0"/>
        </w:rPr>
        <w:fldChar w:fldCharType="separate"/>
      </w:r>
      <w:r w:rsidR="00D15C27">
        <w:rPr>
          <w:noProof/>
        </w:rPr>
        <w:t>7</w:t>
      </w:r>
      <w:r w:rsidR="007438F6">
        <w:rPr>
          <w:b w:val="0"/>
        </w:rPr>
        <w:fldChar w:fldCharType="end"/>
      </w:r>
      <w:bookmarkEnd w:id="319"/>
      <w:r>
        <w:t>: Wayside File Transfer Response Types</w:t>
      </w:r>
      <w:bookmarkEnd w:id="320"/>
      <w:bookmarkEnd w:id="3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8"/>
        <w:gridCol w:w="2346"/>
        <w:gridCol w:w="4734"/>
      </w:tblGrid>
      <w:tr w:rsidR="004C4186" w:rsidTr="00A27CA2">
        <w:trPr>
          <w:tblHeader/>
          <w:jc w:val="center"/>
        </w:trPr>
        <w:tc>
          <w:tcPr>
            <w:tcW w:w="1128" w:type="dxa"/>
          </w:tcPr>
          <w:p w:rsidR="004C4186" w:rsidRDefault="004C4186" w:rsidP="00A27CA2">
            <w:pPr>
              <w:pStyle w:val="tableheading0"/>
            </w:pPr>
            <w:r>
              <w:t>Response number</w:t>
            </w:r>
          </w:p>
        </w:tc>
        <w:tc>
          <w:tcPr>
            <w:tcW w:w="2346" w:type="dxa"/>
          </w:tcPr>
          <w:p w:rsidR="004C4186" w:rsidRDefault="004C4186" w:rsidP="00A27CA2">
            <w:pPr>
              <w:pStyle w:val="tableheading0"/>
            </w:pPr>
            <w:r>
              <w:t>Response Name</w:t>
            </w:r>
          </w:p>
        </w:tc>
        <w:tc>
          <w:tcPr>
            <w:tcW w:w="4734" w:type="dxa"/>
          </w:tcPr>
          <w:p w:rsidR="004C4186" w:rsidRDefault="004C4186" w:rsidP="00A27CA2">
            <w:pPr>
              <w:pStyle w:val="tableheading0"/>
            </w:pPr>
            <w:r>
              <w:t>Description</w:t>
            </w:r>
          </w:p>
        </w:tc>
      </w:tr>
      <w:tr w:rsidR="004C4186" w:rsidTr="00A27CA2">
        <w:trPr>
          <w:jc w:val="center"/>
        </w:trPr>
        <w:tc>
          <w:tcPr>
            <w:tcW w:w="1128" w:type="dxa"/>
          </w:tcPr>
          <w:p w:rsidR="004C4186" w:rsidRDefault="004C4186" w:rsidP="00A27CA2">
            <w:pPr>
              <w:pStyle w:val="TableText"/>
              <w:jc w:val="center"/>
            </w:pPr>
            <w:r>
              <w:t>1</w:t>
            </w:r>
          </w:p>
        </w:tc>
        <w:tc>
          <w:tcPr>
            <w:tcW w:w="2346" w:type="dxa"/>
          </w:tcPr>
          <w:p w:rsidR="004C4186" w:rsidRDefault="004C4186" w:rsidP="00A27CA2">
            <w:pPr>
              <w:pStyle w:val="TableText"/>
            </w:pPr>
            <w:r>
              <w:t>Yes</w:t>
            </w:r>
          </w:p>
        </w:tc>
        <w:tc>
          <w:tcPr>
            <w:tcW w:w="4734" w:type="dxa"/>
          </w:tcPr>
          <w:p w:rsidR="004C4186" w:rsidRDefault="004C4186" w:rsidP="00A27CA2">
            <w:pPr>
              <w:pStyle w:val="TableText"/>
            </w:pPr>
            <w:r>
              <w:t>New entries recorded in CDT log since last transfer (Recent Faults type) or since time stamp requested (Historical type). The CDT will initiate a file transfer of the type requested.</w:t>
            </w:r>
          </w:p>
        </w:tc>
      </w:tr>
      <w:tr w:rsidR="004C4186" w:rsidTr="00A27CA2">
        <w:trPr>
          <w:jc w:val="center"/>
        </w:trPr>
        <w:tc>
          <w:tcPr>
            <w:tcW w:w="1128" w:type="dxa"/>
          </w:tcPr>
          <w:p w:rsidR="004C4186" w:rsidRDefault="004C4186" w:rsidP="00A27CA2">
            <w:pPr>
              <w:pStyle w:val="TableText"/>
              <w:jc w:val="center"/>
            </w:pPr>
            <w:r>
              <w:t>2</w:t>
            </w:r>
          </w:p>
        </w:tc>
        <w:tc>
          <w:tcPr>
            <w:tcW w:w="2346" w:type="dxa"/>
          </w:tcPr>
          <w:p w:rsidR="004C4186" w:rsidRDefault="004C4186" w:rsidP="00A27CA2">
            <w:pPr>
              <w:pStyle w:val="TableText"/>
            </w:pPr>
            <w:r>
              <w:t>No</w:t>
            </w:r>
          </w:p>
        </w:tc>
        <w:tc>
          <w:tcPr>
            <w:tcW w:w="4734" w:type="dxa"/>
          </w:tcPr>
          <w:p w:rsidR="004C4186" w:rsidRDefault="004C4186" w:rsidP="00A27CA2">
            <w:pPr>
              <w:pStyle w:val="TableText"/>
            </w:pPr>
            <w:r>
              <w:t>No new entries available. The CDT will not initiate a file transfer.</w:t>
            </w:r>
          </w:p>
        </w:tc>
      </w:tr>
    </w:tbl>
    <w:p w:rsidR="004C4186" w:rsidRDefault="004C4186" w:rsidP="004C4186"/>
    <w:p w:rsidR="004C4186" w:rsidRDefault="004C4186" w:rsidP="004C4186">
      <w:pPr>
        <w:pStyle w:val="2"/>
        <w:keepNext/>
        <w:tabs>
          <w:tab w:val="num" w:pos="576"/>
        </w:tabs>
        <w:spacing w:after="100"/>
        <w:ind w:left="576"/>
      </w:pPr>
      <w:bookmarkStart w:id="322" w:name="_Toc158107595"/>
      <w:bookmarkStart w:id="323" w:name="_Toc288654336"/>
      <w:bookmarkStart w:id="324" w:name="_Toc325043666"/>
      <w:r>
        <w:t>File Transfers</w:t>
      </w:r>
      <w:bookmarkEnd w:id="322"/>
      <w:bookmarkEnd w:id="323"/>
      <w:bookmarkEnd w:id="324"/>
    </w:p>
    <w:p w:rsidR="004C4186" w:rsidRDefault="004C4186" w:rsidP="004C4186">
      <w:pPr>
        <w:pStyle w:val="af3"/>
      </w:pPr>
      <w:bookmarkStart w:id="325" w:name="_Toc158107602"/>
      <w:bookmarkStart w:id="326" w:name="_Toc288654292"/>
      <w:bookmarkStart w:id="327" w:name="_Toc312405255"/>
      <w:r>
        <w:t xml:space="preserve">Table </w:t>
      </w:r>
      <w:r w:rsidR="007438F6">
        <w:rPr>
          <w:b w:val="0"/>
        </w:rPr>
        <w:fldChar w:fldCharType="begin"/>
      </w:r>
      <w:r w:rsidR="00E91E30">
        <w:instrText xml:space="preserve"> SEQ Table \* ARABIC </w:instrText>
      </w:r>
      <w:r w:rsidR="007438F6">
        <w:rPr>
          <w:b w:val="0"/>
        </w:rPr>
        <w:fldChar w:fldCharType="separate"/>
      </w:r>
      <w:r w:rsidR="00D15C27">
        <w:rPr>
          <w:noProof/>
        </w:rPr>
        <w:t>8</w:t>
      </w:r>
      <w:r w:rsidR="007438F6">
        <w:rPr>
          <w:b w:val="0"/>
        </w:rPr>
        <w:fldChar w:fldCharType="end"/>
      </w:r>
      <w:r>
        <w:t>: File Transfers</w:t>
      </w:r>
      <w:bookmarkEnd w:id="325"/>
      <w:bookmarkEnd w:id="326"/>
      <w:bookmarkEnd w:id="32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0"/>
        <w:gridCol w:w="2430"/>
        <w:gridCol w:w="975"/>
        <w:gridCol w:w="1005"/>
        <w:gridCol w:w="990"/>
        <w:gridCol w:w="3150"/>
      </w:tblGrid>
      <w:tr w:rsidR="004C4186" w:rsidTr="00A27CA2">
        <w:trPr>
          <w:cantSplit/>
          <w:tblHeader/>
        </w:trPr>
        <w:tc>
          <w:tcPr>
            <w:tcW w:w="810" w:type="dxa"/>
          </w:tcPr>
          <w:p w:rsidR="004C4186" w:rsidRDefault="004C4186" w:rsidP="00A27CA2">
            <w:pPr>
              <w:pStyle w:val="TableHeading"/>
              <w:jc w:val="center"/>
              <w:rPr>
                <w:caps w:val="0"/>
              </w:rPr>
            </w:pPr>
            <w:r>
              <w:rPr>
                <w:caps w:val="0"/>
              </w:rPr>
              <w:t>Index</w:t>
            </w:r>
          </w:p>
        </w:tc>
        <w:tc>
          <w:tcPr>
            <w:tcW w:w="2430" w:type="dxa"/>
          </w:tcPr>
          <w:p w:rsidR="004C4186" w:rsidRDefault="004C4186" w:rsidP="00A27CA2">
            <w:pPr>
              <w:pStyle w:val="TableHeading"/>
              <w:rPr>
                <w:caps w:val="0"/>
              </w:rPr>
            </w:pPr>
            <w:r>
              <w:rPr>
                <w:caps w:val="0"/>
              </w:rPr>
              <w:t>File Type</w:t>
            </w:r>
          </w:p>
        </w:tc>
        <w:tc>
          <w:tcPr>
            <w:tcW w:w="975" w:type="dxa"/>
          </w:tcPr>
          <w:p w:rsidR="004C4186" w:rsidRDefault="004C4186" w:rsidP="00A27CA2">
            <w:pPr>
              <w:pStyle w:val="TableHeading"/>
              <w:rPr>
                <w:caps w:val="0"/>
              </w:rPr>
            </w:pPr>
            <w:r>
              <w:rPr>
                <w:caps w:val="0"/>
              </w:rPr>
              <w:t>Sender</w:t>
            </w:r>
          </w:p>
        </w:tc>
        <w:tc>
          <w:tcPr>
            <w:tcW w:w="1005" w:type="dxa"/>
          </w:tcPr>
          <w:p w:rsidR="004C4186" w:rsidRDefault="004C4186" w:rsidP="00A27CA2">
            <w:pPr>
              <w:pStyle w:val="TableHeading"/>
              <w:rPr>
                <w:caps w:val="0"/>
              </w:rPr>
            </w:pPr>
            <w:r>
              <w:rPr>
                <w:caps w:val="0"/>
              </w:rPr>
              <w:t>Receiver</w:t>
            </w:r>
          </w:p>
        </w:tc>
        <w:tc>
          <w:tcPr>
            <w:tcW w:w="990" w:type="dxa"/>
          </w:tcPr>
          <w:p w:rsidR="004C4186" w:rsidRDefault="004C4186" w:rsidP="00A27CA2">
            <w:pPr>
              <w:pStyle w:val="TableHeading"/>
              <w:rPr>
                <w:caps w:val="0"/>
              </w:rPr>
            </w:pPr>
            <w:r>
              <w:rPr>
                <w:caps w:val="0"/>
              </w:rPr>
              <w:t>Initiator</w:t>
            </w:r>
          </w:p>
        </w:tc>
        <w:tc>
          <w:tcPr>
            <w:tcW w:w="3150" w:type="dxa"/>
          </w:tcPr>
          <w:p w:rsidR="004C4186" w:rsidRDefault="004C4186" w:rsidP="00A27CA2">
            <w:pPr>
              <w:pStyle w:val="TableHeading"/>
              <w:rPr>
                <w:caps w:val="0"/>
              </w:rPr>
            </w:pPr>
            <w:r>
              <w:rPr>
                <w:caps w:val="0"/>
              </w:rPr>
              <w:t>Notes</w:t>
            </w:r>
          </w:p>
        </w:tc>
      </w:tr>
      <w:tr w:rsidR="004C4186" w:rsidTr="00A27CA2">
        <w:trPr>
          <w:cantSplit/>
        </w:trPr>
        <w:tc>
          <w:tcPr>
            <w:tcW w:w="810" w:type="dxa"/>
          </w:tcPr>
          <w:p w:rsidR="004C4186" w:rsidRDefault="004C4186" w:rsidP="00A27CA2">
            <w:pPr>
              <w:pStyle w:val="TableText"/>
              <w:jc w:val="center"/>
            </w:pPr>
            <w:r>
              <w:t>301</w:t>
            </w:r>
          </w:p>
        </w:tc>
        <w:tc>
          <w:tcPr>
            <w:tcW w:w="2430" w:type="dxa"/>
          </w:tcPr>
          <w:p w:rsidR="004C4186" w:rsidRDefault="004C4186" w:rsidP="00A27CA2">
            <w:pPr>
              <w:pStyle w:val="TableText"/>
            </w:pPr>
            <w:r>
              <w:t>Wayside File</w:t>
            </w:r>
          </w:p>
        </w:tc>
        <w:tc>
          <w:tcPr>
            <w:tcW w:w="975" w:type="dxa"/>
          </w:tcPr>
          <w:p w:rsidR="004C4186" w:rsidRDefault="004C4186" w:rsidP="00A27CA2">
            <w:pPr>
              <w:pStyle w:val="TableText"/>
            </w:pPr>
            <w:r>
              <w:t>CDT</w:t>
            </w:r>
          </w:p>
        </w:tc>
        <w:tc>
          <w:tcPr>
            <w:tcW w:w="1005" w:type="dxa"/>
          </w:tcPr>
          <w:p w:rsidR="004C4186" w:rsidRDefault="004C4186" w:rsidP="00A27CA2">
            <w:pPr>
              <w:pStyle w:val="TableText"/>
            </w:pPr>
            <w:r>
              <w:t>Comms</w:t>
            </w:r>
          </w:p>
        </w:tc>
        <w:tc>
          <w:tcPr>
            <w:tcW w:w="990" w:type="dxa"/>
          </w:tcPr>
          <w:p w:rsidR="004C4186" w:rsidRDefault="004C4186" w:rsidP="00A27CA2">
            <w:pPr>
              <w:pStyle w:val="TableText"/>
            </w:pPr>
            <w:r>
              <w:t>CDT</w:t>
            </w:r>
          </w:p>
        </w:tc>
        <w:tc>
          <w:tcPr>
            <w:tcW w:w="3150" w:type="dxa"/>
          </w:tcPr>
          <w:p w:rsidR="004C4186" w:rsidRDefault="004C4186" w:rsidP="00A27CA2">
            <w:pPr>
              <w:pStyle w:val="TableText"/>
            </w:pPr>
            <w:r>
              <w:t>Used for both Recent Faults and Historical</w:t>
            </w:r>
          </w:p>
        </w:tc>
      </w:tr>
    </w:tbl>
    <w:p w:rsidR="004C4186" w:rsidRDefault="004C4186" w:rsidP="004C4186"/>
    <w:p w:rsidR="004C4186" w:rsidRDefault="004C4186" w:rsidP="004C4186">
      <w:pPr>
        <w:pStyle w:val="3"/>
        <w:keepNext/>
        <w:tabs>
          <w:tab w:val="num" w:pos="720"/>
        </w:tabs>
        <w:spacing w:before="120" w:after="80"/>
        <w:ind w:left="720"/>
      </w:pPr>
      <w:bookmarkStart w:id="328" w:name="_Toc288654337"/>
      <w:bookmarkStart w:id="329" w:name="_Toc325043667"/>
      <w:r>
        <w:t>Wayside File Transfer Details</w:t>
      </w:r>
      <w:bookmarkEnd w:id="328"/>
      <w:bookmarkEnd w:id="329"/>
    </w:p>
    <w:p w:rsidR="004C4186" w:rsidRDefault="004C4186" w:rsidP="004C4186">
      <w:pPr>
        <w:pStyle w:val="BodyText"/>
      </w:pPr>
      <w:r>
        <w:t>Two different wayside file transfers are defined for the CDT: Recent Faults and Historical. The Communications subsystem shall determine which transfer type is appropriate based on location. The Communications subsystem shall be responsible for ensuring successful delivery of the transferred data.</w:t>
      </w:r>
    </w:p>
    <w:p w:rsidR="004C4186" w:rsidRDefault="004C4186" w:rsidP="004C4186">
      <w:pPr>
        <w:pStyle w:val="BodyText"/>
      </w:pPr>
      <w:r>
        <w:t>The Communications subsystem shall be responsible for signalling each CDT for file transfers in a married pair configuration. These transfers shall occur sequentially so as to avoid network congestion.</w:t>
      </w:r>
    </w:p>
    <w:p w:rsidR="004C4186" w:rsidRDefault="004C4186" w:rsidP="004C4186">
      <w:pPr>
        <w:pStyle w:val="BodyText"/>
      </w:pPr>
      <w:r>
        <w:t>The wayside file transfer protocol is as described in Echelon LonWorks Engineering Bulletin: File Transfer. The following modifications are required:</w:t>
      </w:r>
    </w:p>
    <w:p w:rsidR="004C4186" w:rsidRDefault="004C4186" w:rsidP="004C4186">
      <w:pPr>
        <w:pStyle w:val="a"/>
      </w:pPr>
      <w:r>
        <w:t>File Packet Size = 128 data bytes (standard protocol uses 32 bytes)</w:t>
      </w:r>
    </w:p>
    <w:p w:rsidR="004C4186" w:rsidRDefault="004C4186" w:rsidP="004C4186">
      <w:pPr>
        <w:pStyle w:val="a"/>
      </w:pPr>
      <w:r>
        <w:t>Receiver Timeout = 5000 msec</w:t>
      </w:r>
    </w:p>
    <w:p w:rsidR="004C4186" w:rsidRDefault="004C4186" w:rsidP="004C4186">
      <w:pPr>
        <w:pStyle w:val="a"/>
      </w:pPr>
      <w:r>
        <w:t>Sender Timeout = 5000 msec</w:t>
      </w:r>
    </w:p>
    <w:p w:rsidR="004C4186" w:rsidRDefault="004C4186" w:rsidP="004C4186">
      <w:pPr>
        <w:pStyle w:val="BodyText"/>
      </w:pPr>
      <w:r>
        <w:t xml:space="preserve">The following figures illustrate the sequence of messages between the Communications subsystem and the CDT for wayside file transfers. </w:t>
      </w:r>
      <w:r w:rsidR="007438F6">
        <w:fldChar w:fldCharType="begin"/>
      </w:r>
      <w:r>
        <w:instrText xml:space="preserve"> REF _Ref168898539 \h </w:instrText>
      </w:r>
      <w:r w:rsidR="007438F6">
        <w:fldChar w:fldCharType="separate"/>
      </w:r>
      <w:r w:rsidR="00D15C27">
        <w:t xml:space="preserve">Figure </w:t>
      </w:r>
      <w:r w:rsidR="00D15C27">
        <w:rPr>
          <w:noProof/>
        </w:rPr>
        <w:t>2</w:t>
      </w:r>
      <w:r w:rsidR="007438F6">
        <w:fldChar w:fldCharType="end"/>
      </w:r>
      <w:r>
        <w:t xml:space="preserve"> shows the messages for transferring a single block of CDT log. This will be typical for the transfer of Recent Faults. </w:t>
      </w:r>
      <w:r w:rsidR="007438F6">
        <w:fldChar w:fldCharType="begin"/>
      </w:r>
      <w:r>
        <w:instrText xml:space="preserve"> REF _Ref168898618 \h </w:instrText>
      </w:r>
      <w:r w:rsidR="007438F6">
        <w:fldChar w:fldCharType="separate"/>
      </w:r>
      <w:r w:rsidR="00D15C27">
        <w:t xml:space="preserve">Figure </w:t>
      </w:r>
      <w:r w:rsidR="00D15C27">
        <w:rPr>
          <w:noProof/>
        </w:rPr>
        <w:t>3</w:t>
      </w:r>
      <w:r w:rsidR="007438F6">
        <w:fldChar w:fldCharType="end"/>
      </w:r>
      <w:r>
        <w:t xml:space="preserve"> shows the messages for transferring multiple blocks of CDT log. This will be typical for the transfer of Historical logs.</w:t>
      </w:r>
    </w:p>
    <w:p w:rsidR="004C4186" w:rsidRDefault="004C4186" w:rsidP="004C4186">
      <w:pPr>
        <w:pStyle w:val="Figures"/>
      </w:pPr>
      <w:r>
        <w:object w:dxaOrig="7701" w:dyaOrig="9658">
          <v:shape id="_x0000_i1026" type="#_x0000_t75" style="width:384.75pt;height:432.6pt" o:ole="">
            <v:imagedata r:id="rId20" o:title="" cropbottom="6840f"/>
          </v:shape>
          <o:OLEObject Type="Embed" ProgID="Visio.Drawing.11" ShapeID="_x0000_i1026" DrawAspect="Content" ObjectID="_1398857432" r:id="rId21"/>
        </w:object>
      </w:r>
    </w:p>
    <w:p w:rsidR="004C4186" w:rsidRDefault="004C4186" w:rsidP="004C4186">
      <w:pPr>
        <w:pStyle w:val="af3"/>
        <w:keepNext w:val="0"/>
      </w:pPr>
      <w:bookmarkStart w:id="330" w:name="_Ref168898539"/>
      <w:bookmarkStart w:id="331" w:name="_Toc288654283"/>
      <w:bookmarkStart w:id="332" w:name="_Toc312405259"/>
      <w:r>
        <w:t xml:space="preserve">Figure </w:t>
      </w:r>
      <w:r w:rsidR="007438F6">
        <w:rPr>
          <w:b w:val="0"/>
        </w:rPr>
        <w:fldChar w:fldCharType="begin"/>
      </w:r>
      <w:r w:rsidR="00E91E30">
        <w:instrText xml:space="preserve"> SEQ Figure \* ARABIC </w:instrText>
      </w:r>
      <w:r w:rsidR="007438F6">
        <w:rPr>
          <w:b w:val="0"/>
        </w:rPr>
        <w:fldChar w:fldCharType="separate"/>
      </w:r>
      <w:r w:rsidR="00D15C27">
        <w:rPr>
          <w:noProof/>
        </w:rPr>
        <w:t>2</w:t>
      </w:r>
      <w:r w:rsidR="007438F6">
        <w:rPr>
          <w:b w:val="0"/>
        </w:rPr>
        <w:fldChar w:fldCharType="end"/>
      </w:r>
      <w:bookmarkEnd w:id="330"/>
      <w:r>
        <w:t xml:space="preserve">: Wayside File Transfer </w:t>
      </w:r>
      <w:r>
        <w:noBreakHyphen/>
        <w:t xml:space="preserve"> Single Block</w:t>
      </w:r>
      <w:bookmarkEnd w:id="331"/>
      <w:bookmarkEnd w:id="332"/>
    </w:p>
    <w:p w:rsidR="004C4186" w:rsidRDefault="004C4186" w:rsidP="004C4186">
      <w:pPr>
        <w:pStyle w:val="Figures"/>
      </w:pPr>
      <w:r>
        <w:object w:dxaOrig="7701" w:dyaOrig="15551">
          <v:shape id="_x0000_i1027" type="#_x0000_t75" style="width:321.4pt;height:588.1pt" o:ole="">
            <v:imagedata r:id="rId22" o:title="" cropbottom="6068f"/>
          </v:shape>
          <o:OLEObject Type="Embed" ProgID="Visio.Drawing.11" ShapeID="_x0000_i1027" DrawAspect="Content" ObjectID="_1398857433" r:id="rId23"/>
        </w:object>
      </w:r>
    </w:p>
    <w:p w:rsidR="004C4186" w:rsidRDefault="004C4186" w:rsidP="004C4186">
      <w:pPr>
        <w:pStyle w:val="af3"/>
      </w:pPr>
      <w:bookmarkStart w:id="333" w:name="_Ref168898618"/>
      <w:bookmarkStart w:id="334" w:name="_Toc288654284"/>
      <w:bookmarkStart w:id="335" w:name="_Toc312405260"/>
      <w:r>
        <w:t xml:space="preserve">Figure </w:t>
      </w:r>
      <w:r w:rsidR="007438F6">
        <w:rPr>
          <w:b w:val="0"/>
        </w:rPr>
        <w:fldChar w:fldCharType="begin"/>
      </w:r>
      <w:r w:rsidR="00E91E30">
        <w:instrText xml:space="preserve"> SEQ Figure \* ARABIC </w:instrText>
      </w:r>
      <w:r w:rsidR="007438F6">
        <w:rPr>
          <w:b w:val="0"/>
        </w:rPr>
        <w:fldChar w:fldCharType="separate"/>
      </w:r>
      <w:r w:rsidR="00D15C27">
        <w:rPr>
          <w:noProof/>
        </w:rPr>
        <w:t>3</w:t>
      </w:r>
      <w:r w:rsidR="007438F6">
        <w:rPr>
          <w:b w:val="0"/>
        </w:rPr>
        <w:fldChar w:fldCharType="end"/>
      </w:r>
      <w:bookmarkEnd w:id="333"/>
      <w:r>
        <w:t xml:space="preserve">: Wayside File Transfer </w:t>
      </w:r>
      <w:r>
        <w:noBreakHyphen/>
        <w:t xml:space="preserve"> Multiple Blocks</w:t>
      </w:r>
      <w:bookmarkEnd w:id="334"/>
      <w:bookmarkEnd w:id="335"/>
    </w:p>
    <w:p w:rsidR="004C4186" w:rsidRDefault="004C4186" w:rsidP="004C4186">
      <w:pPr>
        <w:pStyle w:val="1"/>
        <w:keepNext/>
        <w:pageBreakBefore w:val="0"/>
        <w:tabs>
          <w:tab w:val="num" w:pos="432"/>
        </w:tabs>
        <w:suppressAutoHyphens w:val="0"/>
        <w:spacing w:before="160" w:after="80"/>
        <w:contextualSpacing w:val="0"/>
        <w:rPr>
          <w:lang w:val="en-CA"/>
        </w:rPr>
      </w:pPr>
      <w:r>
        <w:rPr>
          <w:lang w:val="en-CA"/>
        </w:rPr>
        <w:br w:type="page"/>
      </w:r>
      <w:bookmarkStart w:id="336" w:name="_Toc168794255"/>
      <w:bookmarkStart w:id="337" w:name="_Toc288654338"/>
      <w:bookmarkStart w:id="338" w:name="_Toc325043668"/>
      <w:r>
        <w:rPr>
          <w:lang w:val="en-CA"/>
        </w:rPr>
        <w:lastRenderedPageBreak/>
        <w:t>Self-Installation Data</w:t>
      </w:r>
      <w:bookmarkEnd w:id="336"/>
      <w:bookmarkEnd w:id="337"/>
      <w:bookmarkEnd w:id="338"/>
    </w:p>
    <w:p w:rsidR="004C4186" w:rsidRDefault="004C4186" w:rsidP="004C4186">
      <w:pPr>
        <w:pStyle w:val="BodyText"/>
      </w:pPr>
      <w:r>
        <w:t>The following tables define the data needed to configure the node’s network image to support self-installation.</w:t>
      </w:r>
    </w:p>
    <w:p w:rsidR="004C4186" w:rsidRDefault="004C4186" w:rsidP="004C4186">
      <w:pPr>
        <w:pStyle w:val="2"/>
        <w:keepNext/>
        <w:tabs>
          <w:tab w:val="num" w:pos="576"/>
        </w:tabs>
        <w:spacing w:after="100"/>
        <w:ind w:left="576"/>
      </w:pPr>
      <w:bookmarkStart w:id="339" w:name="_Toc168794256"/>
      <w:bookmarkStart w:id="340" w:name="_Toc288654339"/>
      <w:bookmarkStart w:id="341" w:name="_Toc325043669"/>
      <w:r>
        <w:t>Domain Configuration</w:t>
      </w:r>
      <w:bookmarkEnd w:id="339"/>
      <w:bookmarkEnd w:id="340"/>
      <w:bookmarkEnd w:id="341"/>
    </w:p>
    <w:p w:rsidR="004C4186" w:rsidRDefault="004C4186" w:rsidP="004C4186">
      <w:pPr>
        <w:pStyle w:val="BodyText"/>
      </w:pPr>
      <w:r>
        <w:t>Refer to DDN-0432-0080 section 5.1 for domain configuration details.</w:t>
      </w:r>
    </w:p>
    <w:p w:rsidR="004C4186" w:rsidRDefault="004C4186" w:rsidP="004C4186">
      <w:pPr>
        <w:pStyle w:val="2"/>
        <w:keepNext/>
        <w:tabs>
          <w:tab w:val="num" w:pos="576"/>
        </w:tabs>
        <w:spacing w:after="100"/>
        <w:ind w:left="576"/>
      </w:pPr>
      <w:bookmarkStart w:id="342" w:name="_Toc168794257"/>
      <w:bookmarkStart w:id="343" w:name="_Toc288654340"/>
      <w:bookmarkStart w:id="344" w:name="_Toc325043670"/>
      <w:r>
        <w:t>Location Configuration</w:t>
      </w:r>
      <w:bookmarkEnd w:id="342"/>
      <w:bookmarkEnd w:id="343"/>
      <w:bookmarkEnd w:id="344"/>
    </w:p>
    <w:p w:rsidR="004C4186" w:rsidRDefault="004C4186" w:rsidP="004C4186">
      <w:pPr>
        <w:pStyle w:val="BodyText"/>
      </w:pPr>
      <w:r>
        <w:t>The Neuron C source code configuration data declaration shall include:</w:t>
      </w:r>
    </w:p>
    <w:p w:rsidR="004C4186" w:rsidRDefault="004C4186" w:rsidP="004C4186">
      <w:pPr>
        <w:pStyle w:val="afb"/>
      </w:pPr>
      <w:r>
        <w:tab/>
        <w:t>config_data.location[0] = 'C';</w:t>
      </w:r>
    </w:p>
    <w:p w:rsidR="004C4186" w:rsidRDefault="004C4186" w:rsidP="004C4186">
      <w:pPr>
        <w:pStyle w:val="afb"/>
      </w:pPr>
      <w:r>
        <w:tab/>
        <w:t>config_data.location[1] = 'O';</w:t>
      </w:r>
    </w:p>
    <w:p w:rsidR="004C4186" w:rsidRDefault="004C4186" w:rsidP="004C4186">
      <w:pPr>
        <w:pStyle w:val="afb"/>
      </w:pPr>
      <w:r>
        <w:tab/>
        <w:t>config_data.location[2] = 'M';</w:t>
      </w:r>
    </w:p>
    <w:p w:rsidR="004C4186" w:rsidRDefault="004C4186" w:rsidP="004C4186">
      <w:pPr>
        <w:pStyle w:val="afb"/>
      </w:pPr>
      <w:r>
        <w:tab/>
        <w:t>config_data.location[3] = 'M';</w:t>
      </w:r>
    </w:p>
    <w:p w:rsidR="004C4186" w:rsidRDefault="004C4186" w:rsidP="004C4186">
      <w:pPr>
        <w:pStyle w:val="afb"/>
      </w:pPr>
      <w:r>
        <w:tab/>
        <w:t>config_data.location[4] = ' ';</w:t>
      </w:r>
    </w:p>
    <w:p w:rsidR="00207DB3" w:rsidRDefault="00207DB3" w:rsidP="00207DB3">
      <w:pPr>
        <w:pStyle w:val="BodyText"/>
      </w:pPr>
      <w:r>
        <w:t>For Car A:</w:t>
      </w:r>
    </w:p>
    <w:p w:rsidR="00207DB3" w:rsidRDefault="00207DB3" w:rsidP="00207DB3">
      <w:pPr>
        <w:pStyle w:val="afb"/>
      </w:pPr>
      <w:r>
        <w:tab/>
        <w:t>config_data.location[5] = 'A';</w:t>
      </w:r>
    </w:p>
    <w:p w:rsidR="00207DB3" w:rsidRDefault="00207DB3" w:rsidP="00207DB3">
      <w:pPr>
        <w:pStyle w:val="BodyText"/>
      </w:pPr>
      <w:r>
        <w:t>For Car B:</w:t>
      </w:r>
    </w:p>
    <w:p w:rsidR="00207DB3" w:rsidRDefault="00207DB3" w:rsidP="00207DB3">
      <w:pPr>
        <w:pStyle w:val="afb"/>
      </w:pPr>
      <w:r>
        <w:tab/>
        <w:t>config_data.location[5] = 'B';</w:t>
      </w:r>
    </w:p>
    <w:p w:rsidR="004C4186" w:rsidRDefault="004C4186" w:rsidP="004C4186">
      <w:pPr>
        <w:pStyle w:val="2"/>
        <w:keepNext/>
        <w:tabs>
          <w:tab w:val="num" w:pos="576"/>
        </w:tabs>
        <w:spacing w:after="100"/>
        <w:ind w:left="576"/>
      </w:pPr>
      <w:bookmarkStart w:id="345" w:name="_Toc168794258"/>
      <w:bookmarkStart w:id="346" w:name="_Toc288654341"/>
      <w:bookmarkStart w:id="347" w:name="_Toc325043671"/>
      <w:r>
        <w:t>Address Configuration</w:t>
      </w:r>
      <w:bookmarkEnd w:id="345"/>
      <w:bookmarkEnd w:id="346"/>
      <w:bookmarkEnd w:id="347"/>
    </w:p>
    <w:p w:rsidR="004C4186" w:rsidRDefault="004C4186" w:rsidP="004C4186">
      <w:pPr>
        <w:pStyle w:val="af3"/>
      </w:pPr>
      <w:bookmarkStart w:id="348" w:name="_Toc168794270"/>
      <w:bookmarkStart w:id="349" w:name="_Toc288654293"/>
      <w:bookmarkStart w:id="350" w:name="_Toc312405256"/>
      <w:r>
        <w:t xml:space="preserve">Table </w:t>
      </w:r>
      <w:fldSimple w:instr=" SEQ Table \* ARABIC ">
        <w:r w:rsidR="00D15C27">
          <w:rPr>
            <w:noProof/>
          </w:rPr>
          <w:t>9</w:t>
        </w:r>
      </w:fldSimple>
      <w:r>
        <w:t>: Address Table</w:t>
      </w:r>
      <w:bookmarkEnd w:id="348"/>
      <w:bookmarkEnd w:id="349"/>
      <w:bookmarkEnd w:id="3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692"/>
        <w:gridCol w:w="567"/>
        <w:gridCol w:w="798"/>
        <w:gridCol w:w="612"/>
        <w:gridCol w:w="1341"/>
        <w:gridCol w:w="692"/>
        <w:gridCol w:w="1394"/>
        <w:gridCol w:w="1518"/>
        <w:gridCol w:w="807"/>
      </w:tblGrid>
      <w:tr w:rsidR="004C4186" w:rsidTr="00A27CA2">
        <w:trPr>
          <w:trHeight w:val="247"/>
          <w:tblHeader/>
          <w:jc w:val="center"/>
        </w:trPr>
        <w:tc>
          <w:tcPr>
            <w:tcW w:w="692" w:type="dxa"/>
          </w:tcPr>
          <w:p w:rsidR="004C4186" w:rsidRDefault="004C4186" w:rsidP="00A27CA2">
            <w:pPr>
              <w:pStyle w:val="tableheading0"/>
              <w:rPr>
                <w:snapToGrid w:val="0"/>
              </w:rPr>
            </w:pPr>
            <w:r>
              <w:rPr>
                <w:snapToGrid w:val="0"/>
              </w:rPr>
              <w:t>ENTRY</w:t>
            </w:r>
          </w:p>
        </w:tc>
        <w:tc>
          <w:tcPr>
            <w:tcW w:w="567" w:type="dxa"/>
          </w:tcPr>
          <w:p w:rsidR="004C4186" w:rsidRDefault="004C4186" w:rsidP="00A27CA2">
            <w:pPr>
              <w:pStyle w:val="tableheading0"/>
              <w:rPr>
                <w:snapToGrid w:val="0"/>
              </w:rPr>
            </w:pPr>
            <w:r>
              <w:rPr>
                <w:snapToGrid w:val="0"/>
              </w:rPr>
              <w:t>Type</w:t>
            </w:r>
          </w:p>
        </w:tc>
        <w:tc>
          <w:tcPr>
            <w:tcW w:w="798" w:type="dxa"/>
          </w:tcPr>
          <w:p w:rsidR="004C4186" w:rsidRDefault="004C4186" w:rsidP="00A27CA2">
            <w:pPr>
              <w:pStyle w:val="tableheading0"/>
              <w:rPr>
                <w:snapToGrid w:val="0"/>
              </w:rPr>
            </w:pPr>
            <w:r>
              <w:rPr>
                <w:snapToGrid w:val="0"/>
              </w:rPr>
              <w:t>Domain</w:t>
            </w:r>
          </w:p>
        </w:tc>
        <w:tc>
          <w:tcPr>
            <w:tcW w:w="612" w:type="dxa"/>
          </w:tcPr>
          <w:p w:rsidR="004C4186" w:rsidRDefault="004C4186" w:rsidP="00A27CA2">
            <w:pPr>
              <w:pStyle w:val="tableheading0"/>
              <w:rPr>
                <w:snapToGrid w:val="0"/>
              </w:rPr>
            </w:pPr>
            <w:r>
              <w:rPr>
                <w:snapToGrid w:val="0"/>
              </w:rPr>
              <w:t>Node</w:t>
            </w:r>
          </w:p>
        </w:tc>
        <w:tc>
          <w:tcPr>
            <w:tcW w:w="1341" w:type="dxa"/>
          </w:tcPr>
          <w:p w:rsidR="004C4186" w:rsidRDefault="004C4186" w:rsidP="00A27CA2">
            <w:pPr>
              <w:pStyle w:val="tableheading0"/>
              <w:rPr>
                <w:snapToGrid w:val="0"/>
              </w:rPr>
            </w:pPr>
            <w:r>
              <w:rPr>
                <w:snapToGrid w:val="0"/>
              </w:rPr>
              <w:t>Repeat Timer</w:t>
            </w:r>
          </w:p>
        </w:tc>
        <w:tc>
          <w:tcPr>
            <w:tcW w:w="692" w:type="dxa"/>
          </w:tcPr>
          <w:p w:rsidR="004C4186" w:rsidRDefault="004C4186" w:rsidP="00A27CA2">
            <w:pPr>
              <w:pStyle w:val="tableheading0"/>
              <w:rPr>
                <w:snapToGrid w:val="0"/>
              </w:rPr>
            </w:pPr>
            <w:r>
              <w:rPr>
                <w:snapToGrid w:val="0"/>
              </w:rPr>
              <w:t>Retry</w:t>
            </w:r>
          </w:p>
        </w:tc>
        <w:tc>
          <w:tcPr>
            <w:tcW w:w="1394" w:type="dxa"/>
          </w:tcPr>
          <w:p w:rsidR="004C4186" w:rsidRDefault="004C4186" w:rsidP="00A27CA2">
            <w:pPr>
              <w:pStyle w:val="tableheading0"/>
              <w:rPr>
                <w:snapToGrid w:val="0"/>
              </w:rPr>
            </w:pPr>
            <w:r>
              <w:rPr>
                <w:snapToGrid w:val="0"/>
              </w:rPr>
              <w:t>Receive Timer</w:t>
            </w:r>
          </w:p>
        </w:tc>
        <w:tc>
          <w:tcPr>
            <w:tcW w:w="1518" w:type="dxa"/>
          </w:tcPr>
          <w:p w:rsidR="004C4186" w:rsidRDefault="004C4186" w:rsidP="00A27CA2">
            <w:pPr>
              <w:pStyle w:val="tableheading0"/>
              <w:rPr>
                <w:snapToGrid w:val="0"/>
              </w:rPr>
            </w:pPr>
            <w:r>
              <w:rPr>
                <w:snapToGrid w:val="0"/>
              </w:rPr>
              <w:t>Transmit Timer</w:t>
            </w:r>
          </w:p>
        </w:tc>
        <w:tc>
          <w:tcPr>
            <w:tcW w:w="807" w:type="dxa"/>
          </w:tcPr>
          <w:p w:rsidR="004C4186" w:rsidRDefault="004C4186" w:rsidP="00A27CA2">
            <w:pPr>
              <w:pStyle w:val="tableheading0"/>
              <w:rPr>
                <w:snapToGrid w:val="0"/>
              </w:rPr>
            </w:pPr>
            <w:r>
              <w:rPr>
                <w:snapToGrid w:val="0"/>
              </w:rPr>
              <w:t>Subnet</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0</w:t>
            </w:r>
          </w:p>
        </w:tc>
        <w:tc>
          <w:tcPr>
            <w:tcW w:w="567" w:type="dxa"/>
          </w:tcPr>
          <w:p w:rsidR="004C4186" w:rsidRDefault="004C4186" w:rsidP="00A27CA2">
            <w:pPr>
              <w:pStyle w:val="TableText"/>
              <w:jc w:val="center"/>
              <w:rPr>
                <w:snapToGrid w:val="0"/>
              </w:rPr>
            </w:pPr>
            <w:r>
              <w:rPr>
                <w:snapToGrid w:val="0"/>
              </w:rPr>
              <w:t>1</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1</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3</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4</w:t>
            </w:r>
          </w:p>
        </w:tc>
        <w:tc>
          <w:tcPr>
            <w:tcW w:w="807" w:type="dxa"/>
          </w:tcPr>
          <w:p w:rsidR="004C4186" w:rsidRDefault="004C4186" w:rsidP="00A27CA2">
            <w:pPr>
              <w:pStyle w:val="TableText"/>
              <w:jc w:val="center"/>
              <w:rPr>
                <w:snapToGrid w:val="0"/>
              </w:rPr>
            </w:pPr>
            <w:r>
              <w:rPr>
                <w:snapToGrid w:val="0"/>
              </w:rPr>
              <w:t>1</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w:t>
            </w:r>
          </w:p>
        </w:tc>
        <w:tc>
          <w:tcPr>
            <w:tcW w:w="567" w:type="dxa"/>
          </w:tcPr>
          <w:p w:rsidR="004C4186" w:rsidRDefault="004C4186" w:rsidP="00A27CA2">
            <w:pPr>
              <w:pStyle w:val="TableText"/>
              <w:jc w:val="center"/>
              <w:rPr>
                <w:snapToGrid w:val="0"/>
              </w:rPr>
            </w:pPr>
            <w:r>
              <w:rPr>
                <w:snapToGrid w:val="0"/>
              </w:rPr>
              <w:t>1</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1</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3</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4</w:t>
            </w:r>
          </w:p>
        </w:tc>
        <w:tc>
          <w:tcPr>
            <w:tcW w:w="807" w:type="dxa"/>
          </w:tcPr>
          <w:p w:rsidR="004C4186" w:rsidRDefault="004C4186" w:rsidP="00A27CA2">
            <w:pPr>
              <w:pStyle w:val="TableText"/>
              <w:jc w:val="center"/>
              <w:rPr>
                <w:snapToGrid w:val="0"/>
              </w:rPr>
            </w:pPr>
            <w:r>
              <w:rPr>
                <w:snapToGrid w:val="0"/>
              </w:rPr>
              <w:t>2</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2</w:t>
            </w:r>
          </w:p>
        </w:tc>
        <w:tc>
          <w:tcPr>
            <w:tcW w:w="567" w:type="dxa"/>
          </w:tcPr>
          <w:p w:rsidR="004C4186" w:rsidRDefault="004C4186" w:rsidP="00A27CA2">
            <w:pPr>
              <w:pStyle w:val="TableText"/>
              <w:jc w:val="center"/>
              <w:rPr>
                <w:snapToGrid w:val="0"/>
              </w:rPr>
            </w:pPr>
            <w:r>
              <w:rPr>
                <w:snapToGrid w:val="0"/>
              </w:rPr>
              <w:t>3</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3</w:t>
            </w:r>
          </w:p>
        </w:tc>
        <w:tc>
          <w:tcPr>
            <w:tcW w:w="692" w:type="dxa"/>
          </w:tcPr>
          <w:p w:rsidR="004C4186" w:rsidRDefault="004C4186" w:rsidP="00A27CA2">
            <w:pPr>
              <w:pStyle w:val="TableText"/>
              <w:jc w:val="center"/>
              <w:rPr>
                <w:snapToGrid w:val="0"/>
              </w:rPr>
            </w:pPr>
            <w:r>
              <w:rPr>
                <w:snapToGrid w:val="0"/>
              </w:rPr>
              <w:t>3</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3</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4</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5</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6</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7</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8</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9</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10</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11</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12</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13</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r w:rsidR="004C4186" w:rsidTr="00A27CA2">
        <w:trPr>
          <w:trHeight w:val="247"/>
          <w:jc w:val="center"/>
        </w:trPr>
        <w:tc>
          <w:tcPr>
            <w:tcW w:w="692" w:type="dxa"/>
          </w:tcPr>
          <w:p w:rsidR="004C4186" w:rsidRDefault="004C4186" w:rsidP="00A27CA2">
            <w:pPr>
              <w:pStyle w:val="TableText"/>
              <w:jc w:val="center"/>
              <w:rPr>
                <w:snapToGrid w:val="0"/>
              </w:rPr>
            </w:pPr>
            <w:r>
              <w:rPr>
                <w:snapToGrid w:val="0"/>
              </w:rPr>
              <w:t>14</w:t>
            </w:r>
          </w:p>
        </w:tc>
        <w:tc>
          <w:tcPr>
            <w:tcW w:w="567" w:type="dxa"/>
          </w:tcPr>
          <w:p w:rsidR="004C4186" w:rsidRDefault="004C4186" w:rsidP="00A27CA2">
            <w:pPr>
              <w:pStyle w:val="TableText"/>
              <w:jc w:val="center"/>
              <w:rPr>
                <w:snapToGrid w:val="0"/>
              </w:rPr>
            </w:pPr>
            <w:r>
              <w:rPr>
                <w:snapToGrid w:val="0"/>
              </w:rPr>
              <w:t>0</w:t>
            </w:r>
          </w:p>
        </w:tc>
        <w:tc>
          <w:tcPr>
            <w:tcW w:w="798" w:type="dxa"/>
          </w:tcPr>
          <w:p w:rsidR="004C4186" w:rsidRDefault="004C4186" w:rsidP="00A27CA2">
            <w:pPr>
              <w:pStyle w:val="TableText"/>
              <w:jc w:val="center"/>
              <w:rPr>
                <w:snapToGrid w:val="0"/>
              </w:rPr>
            </w:pPr>
            <w:r>
              <w:rPr>
                <w:snapToGrid w:val="0"/>
              </w:rPr>
              <w:t>0</w:t>
            </w:r>
          </w:p>
        </w:tc>
        <w:tc>
          <w:tcPr>
            <w:tcW w:w="612" w:type="dxa"/>
          </w:tcPr>
          <w:p w:rsidR="004C4186" w:rsidRDefault="004C4186" w:rsidP="00A27CA2">
            <w:pPr>
              <w:pStyle w:val="TableText"/>
              <w:jc w:val="center"/>
              <w:rPr>
                <w:snapToGrid w:val="0"/>
              </w:rPr>
            </w:pPr>
            <w:r>
              <w:rPr>
                <w:snapToGrid w:val="0"/>
              </w:rPr>
              <w:t>0</w:t>
            </w:r>
          </w:p>
        </w:tc>
        <w:tc>
          <w:tcPr>
            <w:tcW w:w="1341" w:type="dxa"/>
          </w:tcPr>
          <w:p w:rsidR="004C4186" w:rsidRDefault="004C4186" w:rsidP="00A27CA2">
            <w:pPr>
              <w:pStyle w:val="TableText"/>
              <w:jc w:val="center"/>
              <w:rPr>
                <w:snapToGrid w:val="0"/>
              </w:rPr>
            </w:pPr>
            <w:r>
              <w:rPr>
                <w:snapToGrid w:val="0"/>
              </w:rPr>
              <w:t>0</w:t>
            </w:r>
          </w:p>
        </w:tc>
        <w:tc>
          <w:tcPr>
            <w:tcW w:w="692" w:type="dxa"/>
          </w:tcPr>
          <w:p w:rsidR="004C4186" w:rsidRDefault="004C4186" w:rsidP="00A27CA2">
            <w:pPr>
              <w:pStyle w:val="TableText"/>
              <w:jc w:val="center"/>
              <w:rPr>
                <w:snapToGrid w:val="0"/>
              </w:rPr>
            </w:pPr>
            <w:r>
              <w:rPr>
                <w:snapToGrid w:val="0"/>
              </w:rPr>
              <w:t>0</w:t>
            </w:r>
          </w:p>
        </w:tc>
        <w:tc>
          <w:tcPr>
            <w:tcW w:w="1394" w:type="dxa"/>
          </w:tcPr>
          <w:p w:rsidR="004C4186" w:rsidRDefault="004C4186" w:rsidP="00A27CA2">
            <w:pPr>
              <w:pStyle w:val="TableText"/>
              <w:jc w:val="center"/>
              <w:rPr>
                <w:snapToGrid w:val="0"/>
              </w:rPr>
            </w:pPr>
            <w:r>
              <w:rPr>
                <w:snapToGrid w:val="0"/>
              </w:rPr>
              <w:t>0</w:t>
            </w:r>
          </w:p>
        </w:tc>
        <w:tc>
          <w:tcPr>
            <w:tcW w:w="1518" w:type="dxa"/>
          </w:tcPr>
          <w:p w:rsidR="004C4186" w:rsidRDefault="004C4186" w:rsidP="00A27CA2">
            <w:pPr>
              <w:pStyle w:val="TableText"/>
              <w:jc w:val="center"/>
              <w:rPr>
                <w:snapToGrid w:val="0"/>
              </w:rPr>
            </w:pPr>
            <w:r>
              <w:rPr>
                <w:snapToGrid w:val="0"/>
              </w:rPr>
              <w:t>0</w:t>
            </w:r>
          </w:p>
        </w:tc>
        <w:tc>
          <w:tcPr>
            <w:tcW w:w="807" w:type="dxa"/>
          </w:tcPr>
          <w:p w:rsidR="004C4186" w:rsidRDefault="004C4186" w:rsidP="00A27CA2">
            <w:pPr>
              <w:pStyle w:val="TableText"/>
              <w:jc w:val="center"/>
              <w:rPr>
                <w:snapToGrid w:val="0"/>
              </w:rPr>
            </w:pPr>
            <w:r>
              <w:rPr>
                <w:snapToGrid w:val="0"/>
              </w:rPr>
              <w:t>0</w:t>
            </w:r>
          </w:p>
        </w:tc>
      </w:tr>
    </w:tbl>
    <w:p w:rsidR="004C4186" w:rsidRDefault="004C4186" w:rsidP="004C4186">
      <w:pPr>
        <w:rPr>
          <w:lang w:val="en-CA"/>
        </w:rPr>
      </w:pPr>
    </w:p>
    <w:p w:rsidR="004C4186" w:rsidRDefault="004C4186" w:rsidP="004C4186">
      <w:pPr>
        <w:rPr>
          <w:lang w:val="en-CA"/>
        </w:rPr>
      </w:pPr>
    </w:p>
    <w:p w:rsidR="004C4186" w:rsidRDefault="004C4186" w:rsidP="004C4186">
      <w:pPr>
        <w:rPr>
          <w:lang w:val="en-CA"/>
        </w:rPr>
      </w:pPr>
    </w:p>
    <w:p w:rsidR="004C4186" w:rsidRDefault="004C4186" w:rsidP="004C4186">
      <w:pPr>
        <w:pStyle w:val="2"/>
        <w:keepNext/>
        <w:tabs>
          <w:tab w:val="num" w:pos="576"/>
        </w:tabs>
        <w:spacing w:after="100"/>
        <w:ind w:left="576"/>
      </w:pPr>
      <w:bookmarkStart w:id="351" w:name="_Toc168794259"/>
      <w:bookmarkStart w:id="352" w:name="_Toc288654342"/>
      <w:bookmarkStart w:id="353" w:name="_Toc325043672"/>
      <w:r>
        <w:lastRenderedPageBreak/>
        <w:t>Network Variable Configuration</w:t>
      </w:r>
      <w:bookmarkEnd w:id="351"/>
      <w:bookmarkEnd w:id="352"/>
      <w:bookmarkEnd w:id="353"/>
    </w:p>
    <w:p w:rsidR="004C4186" w:rsidRDefault="004C4186" w:rsidP="004C4186">
      <w:pPr>
        <w:pStyle w:val="af3"/>
      </w:pPr>
      <w:bookmarkStart w:id="354" w:name="_Toc168794271"/>
      <w:bookmarkStart w:id="355" w:name="_Toc288654294"/>
      <w:bookmarkStart w:id="356" w:name="_Toc312405257"/>
      <w:r>
        <w:t xml:space="preserve">Table </w:t>
      </w:r>
      <w:fldSimple w:instr=" SEQ Table \* ARABIC ">
        <w:r w:rsidR="00D15C27">
          <w:rPr>
            <w:noProof/>
          </w:rPr>
          <w:t>10</w:t>
        </w:r>
      </w:fldSimple>
      <w:r>
        <w:t>: Network Variable Configuration</w:t>
      </w:r>
      <w:bookmarkEnd w:id="354"/>
      <w:bookmarkEnd w:id="355"/>
      <w:bookmarkEnd w:id="3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tblPr>
      <w:tblGrid>
        <w:gridCol w:w="692"/>
        <w:gridCol w:w="1585"/>
        <w:gridCol w:w="992"/>
        <w:gridCol w:w="567"/>
        <w:gridCol w:w="1276"/>
        <w:gridCol w:w="1289"/>
        <w:gridCol w:w="990"/>
        <w:gridCol w:w="990"/>
        <w:gridCol w:w="990"/>
      </w:tblGrid>
      <w:tr w:rsidR="000A22B6" w:rsidTr="0081148B">
        <w:trPr>
          <w:cantSplit/>
          <w:trHeight w:val="247"/>
          <w:tblHeader/>
          <w:jc w:val="center"/>
        </w:trPr>
        <w:tc>
          <w:tcPr>
            <w:tcW w:w="692" w:type="dxa"/>
            <w:vMerge w:val="restart"/>
          </w:tcPr>
          <w:p w:rsidR="000A22B6" w:rsidRDefault="000A22B6" w:rsidP="0081148B">
            <w:pPr>
              <w:pStyle w:val="tableheading0"/>
              <w:keepNext/>
              <w:jc w:val="center"/>
              <w:rPr>
                <w:snapToGrid w:val="0"/>
              </w:rPr>
            </w:pPr>
            <w:r>
              <w:rPr>
                <w:snapToGrid w:val="0"/>
              </w:rPr>
              <w:t>Entry</w:t>
            </w:r>
          </w:p>
        </w:tc>
        <w:tc>
          <w:tcPr>
            <w:tcW w:w="1585" w:type="dxa"/>
            <w:vMerge w:val="restart"/>
          </w:tcPr>
          <w:p w:rsidR="000A22B6" w:rsidRDefault="000A22B6" w:rsidP="0081148B">
            <w:pPr>
              <w:pStyle w:val="tableheading0"/>
              <w:keepNext/>
              <w:jc w:val="center"/>
              <w:rPr>
                <w:snapToGrid w:val="0"/>
              </w:rPr>
            </w:pPr>
            <w:r>
              <w:rPr>
                <w:snapToGrid w:val="0"/>
              </w:rPr>
              <w:t>Variable</w:t>
            </w:r>
          </w:p>
        </w:tc>
        <w:tc>
          <w:tcPr>
            <w:tcW w:w="992" w:type="dxa"/>
            <w:vMerge w:val="restart"/>
          </w:tcPr>
          <w:p w:rsidR="000A22B6" w:rsidRDefault="000A22B6" w:rsidP="0081148B">
            <w:pPr>
              <w:pStyle w:val="tableheading0"/>
              <w:keepNext/>
              <w:jc w:val="center"/>
              <w:rPr>
                <w:snapToGrid w:val="0"/>
              </w:rPr>
            </w:pPr>
            <w:r>
              <w:rPr>
                <w:snapToGrid w:val="0"/>
              </w:rPr>
              <w:t>Direction</w:t>
            </w:r>
          </w:p>
        </w:tc>
        <w:tc>
          <w:tcPr>
            <w:tcW w:w="567" w:type="dxa"/>
            <w:vMerge w:val="restart"/>
          </w:tcPr>
          <w:p w:rsidR="000A22B6" w:rsidRDefault="000A22B6" w:rsidP="0081148B">
            <w:pPr>
              <w:pStyle w:val="tableheading0"/>
              <w:keepNext/>
              <w:jc w:val="center"/>
              <w:rPr>
                <w:snapToGrid w:val="0"/>
              </w:rPr>
            </w:pPr>
            <w:r>
              <w:rPr>
                <w:snapToGrid w:val="0"/>
              </w:rPr>
              <w:t>Prio</w:t>
            </w:r>
          </w:p>
        </w:tc>
        <w:tc>
          <w:tcPr>
            <w:tcW w:w="1276" w:type="dxa"/>
            <w:vMerge w:val="restart"/>
          </w:tcPr>
          <w:p w:rsidR="000A22B6" w:rsidRDefault="000A22B6" w:rsidP="0081148B">
            <w:pPr>
              <w:pStyle w:val="tableheading0"/>
              <w:keepNext/>
              <w:jc w:val="center"/>
              <w:rPr>
                <w:snapToGrid w:val="0"/>
              </w:rPr>
            </w:pPr>
            <w:r>
              <w:rPr>
                <w:snapToGrid w:val="0"/>
              </w:rPr>
              <w:t>Service</w:t>
            </w:r>
          </w:p>
        </w:tc>
        <w:tc>
          <w:tcPr>
            <w:tcW w:w="2279" w:type="dxa"/>
            <w:gridSpan w:val="2"/>
          </w:tcPr>
          <w:p w:rsidR="000A22B6" w:rsidRDefault="000A22B6" w:rsidP="0081148B">
            <w:pPr>
              <w:pStyle w:val="tableheading0"/>
              <w:keepNext/>
              <w:jc w:val="center"/>
              <w:rPr>
                <w:snapToGrid w:val="0"/>
              </w:rPr>
            </w:pPr>
            <w:r>
              <w:rPr>
                <w:snapToGrid w:val="0"/>
              </w:rPr>
              <w:t>Car A</w:t>
            </w:r>
          </w:p>
        </w:tc>
        <w:tc>
          <w:tcPr>
            <w:tcW w:w="1980" w:type="dxa"/>
            <w:gridSpan w:val="2"/>
          </w:tcPr>
          <w:p w:rsidR="000A22B6" w:rsidRDefault="000A22B6" w:rsidP="0081148B">
            <w:pPr>
              <w:pStyle w:val="tableheading0"/>
              <w:keepNext/>
              <w:jc w:val="center"/>
              <w:rPr>
                <w:snapToGrid w:val="0"/>
              </w:rPr>
            </w:pPr>
            <w:r>
              <w:rPr>
                <w:snapToGrid w:val="0"/>
              </w:rPr>
              <w:t>Car B</w:t>
            </w:r>
          </w:p>
        </w:tc>
      </w:tr>
      <w:tr w:rsidR="000A22B6" w:rsidTr="0081148B">
        <w:trPr>
          <w:cantSplit/>
          <w:trHeight w:val="247"/>
          <w:tblHeader/>
          <w:jc w:val="center"/>
        </w:trPr>
        <w:tc>
          <w:tcPr>
            <w:tcW w:w="692" w:type="dxa"/>
            <w:vMerge/>
          </w:tcPr>
          <w:p w:rsidR="000A22B6" w:rsidRDefault="000A22B6" w:rsidP="0081148B">
            <w:pPr>
              <w:pStyle w:val="tableheading0"/>
              <w:keepNext/>
              <w:jc w:val="center"/>
              <w:rPr>
                <w:snapToGrid w:val="0"/>
              </w:rPr>
            </w:pPr>
          </w:p>
        </w:tc>
        <w:tc>
          <w:tcPr>
            <w:tcW w:w="1585" w:type="dxa"/>
            <w:vMerge/>
          </w:tcPr>
          <w:p w:rsidR="000A22B6" w:rsidRDefault="000A22B6" w:rsidP="0081148B">
            <w:pPr>
              <w:pStyle w:val="tableheading0"/>
              <w:keepNext/>
              <w:jc w:val="center"/>
              <w:rPr>
                <w:snapToGrid w:val="0"/>
              </w:rPr>
            </w:pPr>
          </w:p>
        </w:tc>
        <w:tc>
          <w:tcPr>
            <w:tcW w:w="992" w:type="dxa"/>
            <w:vMerge/>
          </w:tcPr>
          <w:p w:rsidR="000A22B6" w:rsidRDefault="000A22B6" w:rsidP="0081148B">
            <w:pPr>
              <w:pStyle w:val="tableheading0"/>
              <w:keepNext/>
              <w:jc w:val="center"/>
              <w:rPr>
                <w:snapToGrid w:val="0"/>
              </w:rPr>
            </w:pPr>
          </w:p>
        </w:tc>
        <w:tc>
          <w:tcPr>
            <w:tcW w:w="567" w:type="dxa"/>
            <w:vMerge/>
          </w:tcPr>
          <w:p w:rsidR="000A22B6" w:rsidRDefault="000A22B6" w:rsidP="0081148B">
            <w:pPr>
              <w:pStyle w:val="tableheading0"/>
              <w:keepNext/>
              <w:jc w:val="center"/>
              <w:rPr>
                <w:snapToGrid w:val="0"/>
              </w:rPr>
            </w:pPr>
          </w:p>
        </w:tc>
        <w:tc>
          <w:tcPr>
            <w:tcW w:w="1276" w:type="dxa"/>
            <w:vMerge/>
          </w:tcPr>
          <w:p w:rsidR="000A22B6" w:rsidRDefault="000A22B6" w:rsidP="0081148B">
            <w:pPr>
              <w:pStyle w:val="tableheading0"/>
              <w:keepNext/>
              <w:jc w:val="center"/>
              <w:rPr>
                <w:snapToGrid w:val="0"/>
              </w:rPr>
            </w:pPr>
          </w:p>
        </w:tc>
        <w:tc>
          <w:tcPr>
            <w:tcW w:w="1289" w:type="dxa"/>
          </w:tcPr>
          <w:p w:rsidR="000A22B6" w:rsidRDefault="000A22B6" w:rsidP="0081148B">
            <w:pPr>
              <w:pStyle w:val="tableheading0"/>
              <w:keepNext/>
              <w:jc w:val="center"/>
              <w:rPr>
                <w:snapToGrid w:val="0"/>
              </w:rPr>
            </w:pPr>
            <w:r>
              <w:rPr>
                <w:snapToGrid w:val="0"/>
              </w:rPr>
              <w:t>SELECTOR</w:t>
            </w:r>
          </w:p>
        </w:tc>
        <w:tc>
          <w:tcPr>
            <w:tcW w:w="990" w:type="dxa"/>
          </w:tcPr>
          <w:p w:rsidR="000A22B6" w:rsidRDefault="000A22B6" w:rsidP="0081148B">
            <w:pPr>
              <w:pStyle w:val="tableheading0"/>
              <w:keepNext/>
              <w:jc w:val="center"/>
              <w:rPr>
                <w:snapToGrid w:val="0"/>
              </w:rPr>
            </w:pPr>
            <w:r>
              <w:rPr>
                <w:snapToGrid w:val="0"/>
              </w:rPr>
              <w:t>Address Index</w:t>
            </w:r>
          </w:p>
        </w:tc>
        <w:tc>
          <w:tcPr>
            <w:tcW w:w="990" w:type="dxa"/>
          </w:tcPr>
          <w:p w:rsidR="000A22B6" w:rsidRDefault="000A22B6" w:rsidP="0081148B">
            <w:pPr>
              <w:pStyle w:val="tableheading0"/>
              <w:keepNext/>
              <w:jc w:val="center"/>
              <w:rPr>
                <w:snapToGrid w:val="0"/>
              </w:rPr>
            </w:pPr>
            <w:r>
              <w:rPr>
                <w:snapToGrid w:val="0"/>
              </w:rPr>
              <w:t>SELECTOR</w:t>
            </w:r>
          </w:p>
        </w:tc>
        <w:tc>
          <w:tcPr>
            <w:tcW w:w="990" w:type="dxa"/>
          </w:tcPr>
          <w:p w:rsidR="000A22B6" w:rsidRDefault="000A22B6" w:rsidP="0081148B">
            <w:pPr>
              <w:pStyle w:val="tableheading0"/>
              <w:keepNext/>
              <w:jc w:val="center"/>
              <w:rPr>
                <w:snapToGrid w:val="0"/>
              </w:rPr>
            </w:pPr>
            <w:r>
              <w:rPr>
                <w:snapToGrid w:val="0"/>
              </w:rPr>
              <w:t>ADDRESS INDEX</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0</w:t>
            </w:r>
          </w:p>
        </w:tc>
        <w:tc>
          <w:tcPr>
            <w:tcW w:w="1585" w:type="dxa"/>
          </w:tcPr>
          <w:p w:rsidR="000A22B6" w:rsidRDefault="000A22B6" w:rsidP="0081148B">
            <w:pPr>
              <w:pStyle w:val="TableText"/>
              <w:rPr>
                <w:snapToGrid w:val="0"/>
              </w:rPr>
            </w:pPr>
            <w:r>
              <w:rPr>
                <w:snapToGrid w:val="0"/>
              </w:rPr>
              <w:t>nci00NetConfig</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rPr>
                <w:snapToGrid w:val="0"/>
              </w:rPr>
            </w:pPr>
            <w:r>
              <w:rPr>
                <w:snapToGrid w:val="0"/>
              </w:rPr>
              <w:t>0x0816</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0x0896</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p>
        </w:tc>
        <w:tc>
          <w:tcPr>
            <w:tcW w:w="1585" w:type="dxa"/>
          </w:tcPr>
          <w:p w:rsidR="000A22B6" w:rsidRDefault="000A22B6" w:rsidP="0081148B">
            <w:pPr>
              <w:pStyle w:val="TableText"/>
              <w:rPr>
                <w:snapToGrid w:val="0"/>
              </w:rPr>
            </w:pPr>
            <w:r>
              <w:rPr>
                <w:snapToGrid w:val="0"/>
              </w:rPr>
              <w:t>nvi00ObjRequest</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0x0801</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0x0881</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2</w:t>
            </w:r>
          </w:p>
        </w:tc>
        <w:tc>
          <w:tcPr>
            <w:tcW w:w="1585" w:type="dxa"/>
          </w:tcPr>
          <w:p w:rsidR="000A22B6" w:rsidRDefault="000A22B6" w:rsidP="0081148B">
            <w:pPr>
              <w:pStyle w:val="TableText"/>
              <w:rPr>
                <w:snapToGrid w:val="0"/>
              </w:rPr>
            </w:pPr>
            <w:r>
              <w:rPr>
                <w:snapToGrid w:val="0"/>
              </w:rPr>
              <w:t>nvo00ObjStatus</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0x0802</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0x0882</w:t>
            </w:r>
          </w:p>
        </w:tc>
        <w:tc>
          <w:tcPr>
            <w:tcW w:w="990" w:type="dxa"/>
          </w:tcPr>
          <w:p w:rsidR="000A22B6" w:rsidRDefault="000A22B6" w:rsidP="0081148B">
            <w:pPr>
              <w:pStyle w:val="TableText"/>
              <w:jc w:val="center"/>
              <w:rPr>
                <w:snapToGrid w:val="0"/>
              </w:rPr>
            </w:pPr>
            <w:r>
              <w:rPr>
                <w:snapToGrid w:val="0"/>
              </w:rPr>
              <w:t>0x00</w:t>
            </w:r>
          </w:p>
        </w:tc>
      </w:tr>
      <w:tr w:rsidR="00223671" w:rsidTr="0081148B">
        <w:trPr>
          <w:cantSplit/>
          <w:trHeight w:val="247"/>
          <w:jc w:val="center"/>
        </w:trPr>
        <w:tc>
          <w:tcPr>
            <w:tcW w:w="692" w:type="dxa"/>
          </w:tcPr>
          <w:p w:rsidR="00223671" w:rsidRDefault="00223671" w:rsidP="0081148B">
            <w:pPr>
              <w:pStyle w:val="TableText"/>
              <w:jc w:val="center"/>
              <w:rPr>
                <w:snapToGrid w:val="0"/>
              </w:rPr>
            </w:pPr>
            <w:r>
              <w:rPr>
                <w:snapToGrid w:val="0"/>
              </w:rPr>
              <w:t>3</w:t>
            </w:r>
          </w:p>
        </w:tc>
        <w:tc>
          <w:tcPr>
            <w:tcW w:w="1585" w:type="dxa"/>
          </w:tcPr>
          <w:p w:rsidR="00223671" w:rsidRDefault="00223671" w:rsidP="0081148B">
            <w:pPr>
              <w:pStyle w:val="TableText"/>
              <w:rPr>
                <w:snapToGrid w:val="0"/>
              </w:rPr>
            </w:pPr>
            <w:r>
              <w:rPr>
                <w:snapToGrid w:val="0"/>
              </w:rPr>
              <w:t>nvo00TimeStamp</w:t>
            </w:r>
          </w:p>
        </w:tc>
        <w:tc>
          <w:tcPr>
            <w:tcW w:w="992" w:type="dxa"/>
          </w:tcPr>
          <w:p w:rsidR="00223671" w:rsidRDefault="00223671" w:rsidP="0081148B">
            <w:pPr>
              <w:pStyle w:val="TableText"/>
              <w:jc w:val="center"/>
              <w:rPr>
                <w:snapToGrid w:val="0"/>
              </w:rPr>
            </w:pPr>
            <w:r>
              <w:rPr>
                <w:snapToGrid w:val="0"/>
              </w:rPr>
              <w:t>1(OUT)</w:t>
            </w:r>
          </w:p>
        </w:tc>
        <w:tc>
          <w:tcPr>
            <w:tcW w:w="567" w:type="dxa"/>
          </w:tcPr>
          <w:p w:rsidR="00223671" w:rsidRDefault="00223671" w:rsidP="0081148B">
            <w:pPr>
              <w:pStyle w:val="TableText"/>
              <w:jc w:val="center"/>
              <w:rPr>
                <w:snapToGrid w:val="0"/>
              </w:rPr>
            </w:pPr>
            <w:r>
              <w:rPr>
                <w:snapToGrid w:val="0"/>
              </w:rPr>
              <w:t>0</w:t>
            </w:r>
          </w:p>
        </w:tc>
        <w:tc>
          <w:tcPr>
            <w:tcW w:w="1276" w:type="dxa"/>
          </w:tcPr>
          <w:p w:rsidR="00223671" w:rsidRDefault="00223671" w:rsidP="0081148B">
            <w:pPr>
              <w:pStyle w:val="TableText"/>
              <w:rPr>
                <w:snapToGrid w:val="0"/>
              </w:rPr>
            </w:pPr>
            <w:r>
              <w:rPr>
                <w:snapToGrid w:val="0"/>
              </w:rPr>
              <w:t>UNACKD_RPT</w:t>
            </w:r>
          </w:p>
        </w:tc>
        <w:tc>
          <w:tcPr>
            <w:tcW w:w="1289" w:type="dxa"/>
          </w:tcPr>
          <w:p w:rsidR="00223671" w:rsidRDefault="00223671" w:rsidP="0081148B">
            <w:pPr>
              <w:pStyle w:val="TableText"/>
              <w:jc w:val="center"/>
            </w:pPr>
            <w:r>
              <w:t>0x0803</w:t>
            </w:r>
          </w:p>
        </w:tc>
        <w:tc>
          <w:tcPr>
            <w:tcW w:w="990" w:type="dxa"/>
          </w:tcPr>
          <w:p w:rsidR="00223671" w:rsidRDefault="00223671" w:rsidP="0081148B">
            <w:pPr>
              <w:pStyle w:val="TableText"/>
              <w:jc w:val="center"/>
              <w:rPr>
                <w:snapToGrid w:val="0"/>
              </w:rPr>
            </w:pPr>
            <w:r>
              <w:rPr>
                <w:snapToGrid w:val="0"/>
              </w:rPr>
              <w:t>0x00</w:t>
            </w:r>
          </w:p>
        </w:tc>
        <w:tc>
          <w:tcPr>
            <w:tcW w:w="990" w:type="dxa"/>
          </w:tcPr>
          <w:p w:rsidR="00223671" w:rsidRDefault="00223671" w:rsidP="0081148B">
            <w:pPr>
              <w:pStyle w:val="TableText"/>
              <w:jc w:val="center"/>
              <w:rPr>
                <w:snapToGrid w:val="0"/>
              </w:rPr>
            </w:pPr>
            <w:r>
              <w:rPr>
                <w:snapToGrid w:val="0"/>
              </w:rPr>
              <w:t>0x0883</w:t>
            </w:r>
          </w:p>
        </w:tc>
        <w:tc>
          <w:tcPr>
            <w:tcW w:w="990" w:type="dxa"/>
          </w:tcPr>
          <w:p w:rsidR="00223671" w:rsidRDefault="00223671"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4</w:t>
            </w:r>
          </w:p>
        </w:tc>
        <w:tc>
          <w:tcPr>
            <w:tcW w:w="1585" w:type="dxa"/>
          </w:tcPr>
          <w:p w:rsidR="000A22B6" w:rsidRDefault="000A22B6" w:rsidP="0081148B">
            <w:pPr>
              <w:pStyle w:val="TableText"/>
              <w:rPr>
                <w:snapToGrid w:val="0"/>
              </w:rPr>
            </w:pPr>
            <w:r>
              <w:rPr>
                <w:snapToGrid w:val="0"/>
              </w:rPr>
              <w:t>nvi00FileReq</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0x0804</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0x0884</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5</w:t>
            </w:r>
          </w:p>
        </w:tc>
        <w:tc>
          <w:tcPr>
            <w:tcW w:w="1585" w:type="dxa"/>
          </w:tcPr>
          <w:p w:rsidR="000A22B6" w:rsidRDefault="000A22B6" w:rsidP="0081148B">
            <w:pPr>
              <w:pStyle w:val="TableText"/>
              <w:rPr>
                <w:snapToGrid w:val="0"/>
              </w:rPr>
            </w:pPr>
            <w:r>
              <w:rPr>
                <w:snapToGrid w:val="0"/>
              </w:rPr>
              <w:t>nvo00FileStat</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0x0805</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0x0885</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6</w:t>
            </w:r>
          </w:p>
        </w:tc>
        <w:tc>
          <w:tcPr>
            <w:tcW w:w="1585" w:type="dxa"/>
          </w:tcPr>
          <w:p w:rsidR="000A22B6" w:rsidRDefault="000A22B6" w:rsidP="0081148B">
            <w:pPr>
              <w:pStyle w:val="TableText"/>
              <w:rPr>
                <w:snapToGrid w:val="0"/>
              </w:rPr>
            </w:pPr>
            <w:r>
              <w:rPr>
                <w:snapToGrid w:val="0"/>
              </w:rPr>
              <w:t>nvi00CDTCommand</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0x0811</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0x0891</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7</w:t>
            </w:r>
          </w:p>
        </w:tc>
        <w:tc>
          <w:tcPr>
            <w:tcW w:w="1585" w:type="dxa"/>
          </w:tcPr>
          <w:p w:rsidR="000A22B6" w:rsidRDefault="000A22B6" w:rsidP="0081148B">
            <w:pPr>
              <w:pStyle w:val="TableText"/>
              <w:rPr>
                <w:snapToGrid w:val="0"/>
              </w:rPr>
            </w:pPr>
            <w:r>
              <w:rPr>
                <w:snapToGrid w:val="0"/>
              </w:rPr>
              <w:t>nvi01Subscribe</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0x0806</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0x0886</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8</w:t>
            </w:r>
          </w:p>
        </w:tc>
        <w:tc>
          <w:tcPr>
            <w:tcW w:w="1585" w:type="dxa"/>
          </w:tcPr>
          <w:p w:rsidR="000A22B6" w:rsidRDefault="000A22B6" w:rsidP="0081148B">
            <w:pPr>
              <w:pStyle w:val="TableText"/>
              <w:rPr>
                <w:snapToGrid w:val="0"/>
              </w:rPr>
            </w:pPr>
            <w:r>
              <w:rPr>
                <w:snapToGrid w:val="0"/>
              </w:rPr>
              <w:t>nvi01TransfState</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0x0109</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0x0109</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9</w:t>
            </w:r>
          </w:p>
        </w:tc>
        <w:tc>
          <w:tcPr>
            <w:tcW w:w="1585" w:type="dxa"/>
          </w:tcPr>
          <w:p w:rsidR="000A22B6" w:rsidRDefault="000A22B6" w:rsidP="0081148B">
            <w:pPr>
              <w:pStyle w:val="TableText"/>
              <w:rPr>
                <w:snapToGrid w:val="0"/>
              </w:rPr>
            </w:pPr>
            <w:r>
              <w:rPr>
                <w:snapToGrid w:val="0"/>
              </w:rPr>
              <w:t>nvo01StatusBits</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0x080A</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0x088A</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223671" w:rsidP="0081148B">
            <w:pPr>
              <w:pStyle w:val="TableText"/>
              <w:jc w:val="center"/>
              <w:rPr>
                <w:snapToGrid w:val="0"/>
              </w:rPr>
            </w:pPr>
            <w:r>
              <w:rPr>
                <w:snapToGrid w:val="0"/>
              </w:rPr>
              <w:t>10</w:t>
            </w:r>
          </w:p>
        </w:tc>
        <w:tc>
          <w:tcPr>
            <w:tcW w:w="1585" w:type="dxa"/>
          </w:tcPr>
          <w:p w:rsidR="000A22B6" w:rsidRDefault="000A22B6" w:rsidP="0081148B">
            <w:pPr>
              <w:pStyle w:val="TableText"/>
              <w:rPr>
                <w:snapToGrid w:val="0"/>
              </w:rPr>
            </w:pPr>
            <w:r>
              <w:rPr>
                <w:snapToGrid w:val="0"/>
              </w:rPr>
              <w:t>nvo01StatusBits2</w:t>
            </w:r>
          </w:p>
        </w:tc>
        <w:tc>
          <w:tcPr>
            <w:tcW w:w="992" w:type="dxa"/>
          </w:tcPr>
          <w:p w:rsidR="000A22B6" w:rsidRDefault="000A22B6" w:rsidP="0081148B">
            <w:pPr>
              <w:pStyle w:val="TableText"/>
              <w:jc w:val="center"/>
              <w:rPr>
                <w:snapToGrid w:val="0"/>
              </w:rPr>
            </w:pPr>
            <w:r>
              <w:rPr>
                <w:snapToGrid w:val="0"/>
              </w:rPr>
              <w:t>1(OUT)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0x080B</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0x088B</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1</w:t>
            </w:r>
          </w:p>
        </w:tc>
        <w:tc>
          <w:tcPr>
            <w:tcW w:w="1585" w:type="dxa"/>
          </w:tcPr>
          <w:p w:rsidR="000A22B6" w:rsidRDefault="000A22B6" w:rsidP="0081148B">
            <w:pPr>
              <w:pStyle w:val="TableText"/>
              <w:rPr>
                <w:snapToGrid w:val="0"/>
              </w:rPr>
            </w:pPr>
            <w:r>
              <w:rPr>
                <w:snapToGrid w:val="0"/>
              </w:rPr>
              <w:t>nvo01Parameter</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0x080C</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0x088C</w:t>
            </w:r>
          </w:p>
        </w:tc>
        <w:tc>
          <w:tcPr>
            <w:tcW w:w="990" w:type="dxa"/>
          </w:tcPr>
          <w:p w:rsidR="000A22B6" w:rsidRDefault="000A22B6" w:rsidP="0081148B">
            <w:pPr>
              <w:pStyle w:val="TableText"/>
              <w:jc w:val="center"/>
              <w:rPr>
                <w:snapToGrid w:val="0"/>
              </w:rPr>
            </w:pPr>
            <w:r>
              <w:rPr>
                <w:snapToGrid w:val="0"/>
              </w:rPr>
              <w:t>0x00</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2</w:t>
            </w:r>
          </w:p>
        </w:tc>
        <w:tc>
          <w:tcPr>
            <w:tcW w:w="1585" w:type="dxa"/>
          </w:tcPr>
          <w:p w:rsidR="000A22B6" w:rsidRDefault="000A22B6" w:rsidP="0081148B">
            <w:pPr>
              <w:pStyle w:val="TableText"/>
              <w:rPr>
                <w:snapToGrid w:val="0"/>
              </w:rPr>
            </w:pPr>
            <w:r>
              <w:rPr>
                <w:snapToGrid w:val="0"/>
              </w:rPr>
              <w:t>nvi01CDTStBits</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0x0108</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0x0188</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3</w:t>
            </w:r>
          </w:p>
        </w:tc>
        <w:tc>
          <w:tcPr>
            <w:tcW w:w="1585" w:type="dxa"/>
          </w:tcPr>
          <w:p w:rsidR="000A22B6" w:rsidRDefault="000A22B6" w:rsidP="0081148B">
            <w:pPr>
              <w:pStyle w:val="TableText"/>
              <w:rPr>
                <w:snapToGrid w:val="0"/>
              </w:rPr>
            </w:pPr>
            <w:r>
              <w:rPr>
                <w:snapToGrid w:val="0"/>
              </w:rPr>
              <w:t>nvi01CDTParam</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UNACKD</w:t>
            </w:r>
          </w:p>
        </w:tc>
        <w:tc>
          <w:tcPr>
            <w:tcW w:w="1289" w:type="dxa"/>
          </w:tcPr>
          <w:p w:rsidR="000A22B6" w:rsidRDefault="000A22B6" w:rsidP="0081148B">
            <w:pPr>
              <w:pStyle w:val="TableText"/>
              <w:jc w:val="center"/>
            </w:pPr>
            <w:r>
              <w:t>0x0107</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0x0187</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4</w:t>
            </w:r>
          </w:p>
        </w:tc>
        <w:tc>
          <w:tcPr>
            <w:tcW w:w="1585" w:type="dxa"/>
          </w:tcPr>
          <w:p w:rsidR="000A22B6" w:rsidRDefault="000A22B6" w:rsidP="0081148B">
            <w:pPr>
              <w:pStyle w:val="TableText"/>
              <w:rPr>
                <w:snapToGrid w:val="0"/>
              </w:rPr>
            </w:pPr>
            <w:r>
              <w:rPr>
                <w:snapToGrid w:val="0"/>
              </w:rPr>
              <w:t>nvi03SCIVersReq</w:t>
            </w:r>
          </w:p>
        </w:tc>
        <w:tc>
          <w:tcPr>
            <w:tcW w:w="992" w:type="dxa"/>
          </w:tcPr>
          <w:p w:rsidR="000A22B6" w:rsidRDefault="000A22B6" w:rsidP="0081148B">
            <w:pPr>
              <w:pStyle w:val="TableText"/>
              <w:jc w:val="center"/>
              <w:rPr>
                <w:snapToGrid w:val="0"/>
              </w:rPr>
            </w:pPr>
            <w:r>
              <w:rPr>
                <w:snapToGrid w:val="0"/>
              </w:rPr>
              <w:t>0 (IN)</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0x080F</w:t>
            </w:r>
          </w:p>
        </w:tc>
        <w:tc>
          <w:tcPr>
            <w:tcW w:w="990" w:type="dxa"/>
          </w:tcPr>
          <w:p w:rsidR="000A22B6" w:rsidRDefault="000A22B6" w:rsidP="0081148B">
            <w:pPr>
              <w:pStyle w:val="TableText"/>
              <w:jc w:val="center"/>
              <w:rPr>
                <w:snapToGrid w:val="0"/>
              </w:rPr>
            </w:pPr>
            <w:r>
              <w:rPr>
                <w:snapToGrid w:val="0"/>
              </w:rPr>
              <w:t>0x0F</w:t>
            </w:r>
          </w:p>
        </w:tc>
        <w:tc>
          <w:tcPr>
            <w:tcW w:w="990" w:type="dxa"/>
          </w:tcPr>
          <w:p w:rsidR="000A22B6" w:rsidRDefault="000A22B6" w:rsidP="0081148B">
            <w:pPr>
              <w:pStyle w:val="TableText"/>
              <w:jc w:val="center"/>
              <w:rPr>
                <w:snapToGrid w:val="0"/>
              </w:rPr>
            </w:pPr>
            <w:r>
              <w:rPr>
                <w:snapToGrid w:val="0"/>
              </w:rPr>
              <w:t>0x088F</w:t>
            </w:r>
          </w:p>
        </w:tc>
        <w:tc>
          <w:tcPr>
            <w:tcW w:w="990" w:type="dxa"/>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Pr>
          <w:p w:rsidR="000A22B6" w:rsidRDefault="000A22B6" w:rsidP="0081148B">
            <w:pPr>
              <w:pStyle w:val="TableText"/>
              <w:jc w:val="center"/>
              <w:rPr>
                <w:snapToGrid w:val="0"/>
              </w:rPr>
            </w:pPr>
            <w:r>
              <w:rPr>
                <w:snapToGrid w:val="0"/>
              </w:rPr>
              <w:t>1</w:t>
            </w:r>
            <w:r w:rsidR="00223671">
              <w:rPr>
                <w:snapToGrid w:val="0"/>
              </w:rPr>
              <w:t>5</w:t>
            </w:r>
          </w:p>
        </w:tc>
        <w:tc>
          <w:tcPr>
            <w:tcW w:w="1585" w:type="dxa"/>
          </w:tcPr>
          <w:p w:rsidR="000A22B6" w:rsidRDefault="000A22B6" w:rsidP="0081148B">
            <w:pPr>
              <w:pStyle w:val="TableText"/>
              <w:rPr>
                <w:snapToGrid w:val="0"/>
              </w:rPr>
            </w:pPr>
            <w:r>
              <w:rPr>
                <w:snapToGrid w:val="0"/>
              </w:rPr>
              <w:t>nvo03SCIVersion</w:t>
            </w:r>
          </w:p>
        </w:tc>
        <w:tc>
          <w:tcPr>
            <w:tcW w:w="992" w:type="dxa"/>
          </w:tcPr>
          <w:p w:rsidR="000A22B6" w:rsidRDefault="000A22B6" w:rsidP="0081148B">
            <w:pPr>
              <w:pStyle w:val="TableText"/>
              <w:jc w:val="center"/>
              <w:rPr>
                <w:snapToGrid w:val="0"/>
              </w:rPr>
            </w:pPr>
            <w:r>
              <w:rPr>
                <w:snapToGrid w:val="0"/>
              </w:rPr>
              <w:t>1 (OUT)</w:t>
            </w:r>
          </w:p>
        </w:tc>
        <w:tc>
          <w:tcPr>
            <w:tcW w:w="567" w:type="dxa"/>
          </w:tcPr>
          <w:p w:rsidR="000A22B6" w:rsidRDefault="000A22B6" w:rsidP="0081148B">
            <w:pPr>
              <w:pStyle w:val="TableText"/>
              <w:jc w:val="center"/>
              <w:rPr>
                <w:snapToGrid w:val="0"/>
              </w:rPr>
            </w:pPr>
            <w:r>
              <w:rPr>
                <w:snapToGrid w:val="0"/>
              </w:rPr>
              <w:t>0</w:t>
            </w:r>
          </w:p>
        </w:tc>
        <w:tc>
          <w:tcPr>
            <w:tcW w:w="1276" w:type="dxa"/>
          </w:tcPr>
          <w:p w:rsidR="000A22B6" w:rsidRDefault="000A22B6" w:rsidP="0081148B">
            <w:pPr>
              <w:pStyle w:val="TableText"/>
              <w:rPr>
                <w:snapToGrid w:val="0"/>
              </w:rPr>
            </w:pPr>
            <w:r>
              <w:rPr>
                <w:snapToGrid w:val="0"/>
              </w:rPr>
              <w:t>ACKD</w:t>
            </w:r>
          </w:p>
        </w:tc>
        <w:tc>
          <w:tcPr>
            <w:tcW w:w="1289" w:type="dxa"/>
          </w:tcPr>
          <w:p w:rsidR="000A22B6" w:rsidRDefault="000A22B6" w:rsidP="0081148B">
            <w:pPr>
              <w:pStyle w:val="TableText"/>
              <w:jc w:val="center"/>
            </w:pPr>
            <w:r>
              <w:t>0x0810</w:t>
            </w:r>
          </w:p>
        </w:tc>
        <w:tc>
          <w:tcPr>
            <w:tcW w:w="990" w:type="dxa"/>
          </w:tcPr>
          <w:p w:rsidR="000A22B6" w:rsidRDefault="000A22B6" w:rsidP="0081148B">
            <w:pPr>
              <w:pStyle w:val="TableText"/>
              <w:jc w:val="center"/>
              <w:rPr>
                <w:snapToGrid w:val="0"/>
              </w:rPr>
            </w:pPr>
            <w:r>
              <w:rPr>
                <w:snapToGrid w:val="0"/>
              </w:rPr>
              <w:t>0x00</w:t>
            </w:r>
          </w:p>
        </w:tc>
        <w:tc>
          <w:tcPr>
            <w:tcW w:w="990" w:type="dxa"/>
          </w:tcPr>
          <w:p w:rsidR="000A22B6" w:rsidRDefault="000A22B6" w:rsidP="0081148B">
            <w:pPr>
              <w:pStyle w:val="TableText"/>
              <w:jc w:val="center"/>
              <w:rPr>
                <w:snapToGrid w:val="0"/>
              </w:rPr>
            </w:pPr>
            <w:r>
              <w:rPr>
                <w:snapToGrid w:val="0"/>
              </w:rPr>
              <w:t>0x0890</w:t>
            </w:r>
          </w:p>
        </w:tc>
        <w:tc>
          <w:tcPr>
            <w:tcW w:w="990" w:type="dxa"/>
          </w:tcPr>
          <w:p w:rsidR="000A22B6" w:rsidRDefault="000A22B6" w:rsidP="0081148B">
            <w:pPr>
              <w:pStyle w:val="TableText"/>
              <w:jc w:val="center"/>
              <w:rPr>
                <w:snapToGrid w:val="0"/>
              </w:rPr>
            </w:pPr>
            <w:r>
              <w:rPr>
                <w:snapToGrid w:val="0"/>
              </w:rPr>
              <w:t>0x00</w:t>
            </w:r>
          </w:p>
        </w:tc>
      </w:tr>
      <w:tr w:rsidR="000A22B6" w:rsidTr="000A22B6">
        <w:trPr>
          <w:cantSplit/>
          <w:trHeight w:val="247"/>
          <w:jc w:val="center"/>
        </w:trPr>
        <w:tc>
          <w:tcPr>
            <w:tcW w:w="6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1</w:t>
            </w:r>
            <w:r w:rsidR="00223671">
              <w:rPr>
                <w:snapToGrid w:val="0"/>
              </w:rPr>
              <w:t>6</w:t>
            </w:r>
          </w:p>
        </w:tc>
        <w:tc>
          <w:tcPr>
            <w:tcW w:w="1585"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nvi03SCIVersReq</w:t>
            </w:r>
          </w:p>
        </w:tc>
        <w:tc>
          <w:tcPr>
            <w:tcW w:w="9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 (IN)</w:t>
            </w:r>
          </w:p>
        </w:tc>
        <w:tc>
          <w:tcPr>
            <w:tcW w:w="567"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w:t>
            </w:r>
          </w:p>
        </w:tc>
        <w:tc>
          <w:tcPr>
            <w:tcW w:w="1276"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ACKD</w:t>
            </w:r>
          </w:p>
        </w:tc>
        <w:tc>
          <w:tcPr>
            <w:tcW w:w="1289"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pPr>
            <w:r>
              <w:t>0x080F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0x088F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r>
      <w:tr w:rsidR="000A22B6" w:rsidTr="0081148B">
        <w:trPr>
          <w:cantSplit/>
          <w:trHeight w:val="247"/>
          <w:jc w:val="center"/>
        </w:trPr>
        <w:tc>
          <w:tcPr>
            <w:tcW w:w="692" w:type="dxa"/>
            <w:tcBorders>
              <w:top w:val="single" w:sz="4" w:space="0" w:color="auto"/>
              <w:left w:val="single" w:sz="4" w:space="0" w:color="auto"/>
              <w:bottom w:val="single" w:sz="4" w:space="0" w:color="auto"/>
              <w:right w:val="single" w:sz="4" w:space="0" w:color="auto"/>
            </w:tcBorders>
          </w:tcPr>
          <w:p w:rsidR="000A22B6" w:rsidRDefault="000E6A2B" w:rsidP="0081148B">
            <w:pPr>
              <w:pStyle w:val="TableText"/>
              <w:jc w:val="center"/>
              <w:rPr>
                <w:snapToGrid w:val="0"/>
              </w:rPr>
            </w:pPr>
            <w:r>
              <w:rPr>
                <w:snapToGrid w:val="0"/>
              </w:rPr>
              <w:t>1</w:t>
            </w:r>
            <w:r w:rsidR="00223671">
              <w:rPr>
                <w:snapToGrid w:val="0"/>
              </w:rPr>
              <w:t>7</w:t>
            </w:r>
          </w:p>
        </w:tc>
        <w:tc>
          <w:tcPr>
            <w:tcW w:w="1585"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nvo04WaysideReq</w:t>
            </w:r>
          </w:p>
        </w:tc>
        <w:tc>
          <w:tcPr>
            <w:tcW w:w="9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1 (OUT)</w:t>
            </w:r>
          </w:p>
        </w:tc>
        <w:tc>
          <w:tcPr>
            <w:tcW w:w="567"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w:t>
            </w:r>
          </w:p>
        </w:tc>
        <w:tc>
          <w:tcPr>
            <w:tcW w:w="1276"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ACKD</w:t>
            </w:r>
          </w:p>
        </w:tc>
        <w:tc>
          <w:tcPr>
            <w:tcW w:w="1289"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pPr>
            <w:r>
              <w:t>0x0114</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0x00</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0A22B6">
            <w:pPr>
              <w:pStyle w:val="TableText"/>
              <w:jc w:val="center"/>
              <w:rPr>
                <w:snapToGrid w:val="0"/>
              </w:rPr>
            </w:pPr>
            <w:r>
              <w:t>0x0194</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0A22B6">
            <w:pPr>
              <w:pStyle w:val="TableText"/>
              <w:jc w:val="center"/>
              <w:rPr>
                <w:snapToGrid w:val="0"/>
              </w:rPr>
            </w:pPr>
            <w:r>
              <w:rPr>
                <w:snapToGrid w:val="0"/>
              </w:rPr>
              <w:t>0x01</w:t>
            </w:r>
          </w:p>
        </w:tc>
      </w:tr>
      <w:tr w:rsidR="000A22B6" w:rsidTr="000A22B6">
        <w:trPr>
          <w:cantSplit/>
          <w:trHeight w:val="247"/>
          <w:jc w:val="center"/>
        </w:trPr>
        <w:tc>
          <w:tcPr>
            <w:tcW w:w="692" w:type="dxa"/>
            <w:tcBorders>
              <w:top w:val="single" w:sz="4" w:space="0" w:color="auto"/>
              <w:left w:val="single" w:sz="4" w:space="0" w:color="auto"/>
              <w:bottom w:val="single" w:sz="4" w:space="0" w:color="auto"/>
              <w:right w:val="single" w:sz="4" w:space="0" w:color="auto"/>
            </w:tcBorders>
          </w:tcPr>
          <w:p w:rsidR="000A22B6" w:rsidRDefault="000E6A2B" w:rsidP="0081148B">
            <w:pPr>
              <w:pStyle w:val="TableText"/>
              <w:jc w:val="center"/>
              <w:rPr>
                <w:snapToGrid w:val="0"/>
              </w:rPr>
            </w:pPr>
            <w:r>
              <w:rPr>
                <w:snapToGrid w:val="0"/>
              </w:rPr>
              <w:t>1</w:t>
            </w:r>
            <w:r w:rsidR="00223671">
              <w:rPr>
                <w:snapToGrid w:val="0"/>
              </w:rPr>
              <w:t>8</w:t>
            </w:r>
          </w:p>
        </w:tc>
        <w:tc>
          <w:tcPr>
            <w:tcW w:w="1585"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nvi04Waysid</w:t>
            </w:r>
            <w:r w:rsidR="000E6A2B">
              <w:rPr>
                <w:snapToGrid w:val="0"/>
              </w:rPr>
              <w:t>e</w:t>
            </w:r>
            <w:r>
              <w:rPr>
                <w:snapToGrid w:val="0"/>
              </w:rPr>
              <w:t>Resp</w:t>
            </w:r>
          </w:p>
        </w:tc>
        <w:tc>
          <w:tcPr>
            <w:tcW w:w="992"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 (IN)</w:t>
            </w:r>
          </w:p>
        </w:tc>
        <w:tc>
          <w:tcPr>
            <w:tcW w:w="567"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w:t>
            </w:r>
          </w:p>
        </w:tc>
        <w:tc>
          <w:tcPr>
            <w:tcW w:w="1276"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rPr>
                <w:snapToGrid w:val="0"/>
              </w:rPr>
            </w:pPr>
            <w:r>
              <w:rPr>
                <w:snapToGrid w:val="0"/>
              </w:rPr>
              <w:t>ACKD</w:t>
            </w:r>
          </w:p>
        </w:tc>
        <w:tc>
          <w:tcPr>
            <w:tcW w:w="1289"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pPr>
            <w:r>
              <w:t>0x0115</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0A22B6">
            <w:pPr>
              <w:pStyle w:val="TableText"/>
              <w:jc w:val="center"/>
              <w:rPr>
                <w:snapToGrid w:val="0"/>
              </w:rPr>
            </w:pPr>
            <w:r>
              <w:t>0x0195</w:t>
            </w:r>
          </w:p>
        </w:tc>
        <w:tc>
          <w:tcPr>
            <w:tcW w:w="990" w:type="dxa"/>
            <w:tcBorders>
              <w:top w:val="single" w:sz="4" w:space="0" w:color="auto"/>
              <w:left w:val="single" w:sz="4" w:space="0" w:color="auto"/>
              <w:bottom w:val="single" w:sz="4" w:space="0" w:color="auto"/>
              <w:right w:val="single" w:sz="4" w:space="0" w:color="auto"/>
            </w:tcBorders>
          </w:tcPr>
          <w:p w:rsidR="000A22B6" w:rsidRDefault="000A22B6" w:rsidP="0081148B">
            <w:pPr>
              <w:pStyle w:val="TableText"/>
              <w:jc w:val="center"/>
              <w:rPr>
                <w:snapToGrid w:val="0"/>
              </w:rPr>
            </w:pPr>
            <w:r>
              <w:rPr>
                <w:snapToGrid w:val="0"/>
              </w:rPr>
              <w:t>0x0F</w:t>
            </w:r>
          </w:p>
        </w:tc>
      </w:tr>
    </w:tbl>
    <w:p w:rsidR="004C4186" w:rsidRDefault="004C4186" w:rsidP="004C4186">
      <w:pPr>
        <w:rPr>
          <w:lang w:val="en-CA"/>
        </w:rPr>
      </w:pPr>
    </w:p>
    <w:p w:rsidR="0008241F" w:rsidRDefault="004C4186" w:rsidP="004C4186">
      <w:pPr>
        <w:pStyle w:val="Note"/>
      </w:pPr>
      <w:r>
        <w:t>Note 1:</w:t>
      </w:r>
      <w:r>
        <w:tab/>
        <w:t>Turnaround and Authentication are set to zero (0) for all variables listed.</w:t>
      </w:r>
    </w:p>
    <w:sectPr w:rsidR="0008241F" w:rsidSect="004C4186">
      <w:headerReference w:type="default" r:id="rId24"/>
      <w:footerReference w:type="default" r:id="rId25"/>
      <w:pgSz w:w="12240" w:h="15840" w:code="1"/>
      <w:pgMar w:top="1440" w:right="1440" w:bottom="1440" w:left="1440" w:header="720" w:footer="72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689E" w:rsidRPr="00491A33" w:rsidRDefault="0063689E" w:rsidP="0008241F">
      <w:r>
        <w:separator/>
      </w:r>
    </w:p>
  </w:endnote>
  <w:endnote w:type="continuationSeparator" w:id="1">
    <w:p w:rsidR="0063689E" w:rsidRPr="00491A33" w:rsidRDefault="0063689E" w:rsidP="0008241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Palatino">
    <w:panose1 w:val="00000000000000000000"/>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A1F" w:rsidRDefault="00B34A1F">
    <w:pPr>
      <w:pStyle w:val="af5"/>
      <w:framePr w:wrap="around" w:vAnchor="text" w:hAnchor="margin" w:xAlign="right" w:y="1"/>
      <w:rPr>
        <w:rStyle w:val="af6"/>
      </w:rPr>
    </w:pPr>
    <w:r>
      <w:rPr>
        <w:rStyle w:val="af6"/>
      </w:rPr>
      <w:fldChar w:fldCharType="begin"/>
    </w:r>
    <w:r>
      <w:rPr>
        <w:rStyle w:val="af6"/>
      </w:rPr>
      <w:instrText xml:space="preserve">PAGE  </w:instrText>
    </w:r>
    <w:r>
      <w:rPr>
        <w:rStyle w:val="af6"/>
      </w:rPr>
      <w:fldChar w:fldCharType="end"/>
    </w:r>
  </w:p>
  <w:p w:rsidR="00B34A1F" w:rsidRDefault="00B34A1F">
    <w:pPr>
      <w:pStyle w:val="af5"/>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A1F" w:rsidRDefault="00B34A1F">
    <w:pPr>
      <w:pStyle w:val="af5"/>
      <w:tabs>
        <w:tab w:val="clear" w:pos="1440"/>
        <w:tab w:val="clear" w:pos="8460"/>
      </w:tabs>
    </w:pPr>
    <w:r>
      <w:t>DDN-0432-0091-R03</w:t>
    </w:r>
    <w:r>
      <w:tab/>
    </w:r>
    <w:fldSimple w:instr=" PAGE ">
      <w:r>
        <w:t>4</w:t>
      </w:r>
    </w:fldSimple>
    <w:r>
      <w:t xml:space="preserve"> of </w:t>
    </w:r>
    <w:r>
      <w:rPr>
        <w:rStyle w:val="af6"/>
      </w:rPr>
      <w:fldChar w:fldCharType="begin"/>
    </w:r>
    <w:r>
      <w:rPr>
        <w:rStyle w:val="af6"/>
      </w:rPr>
      <w:instrText xml:space="preserve"> NUMPAGES </w:instrText>
    </w:r>
    <w:r>
      <w:rPr>
        <w:rStyle w:val="af6"/>
      </w:rPr>
      <w:fldChar w:fldCharType="separate"/>
    </w:r>
    <w:r>
      <w:rPr>
        <w:rStyle w:val="af6"/>
      </w:rPr>
      <w:t>18</w:t>
    </w:r>
    <w:r>
      <w:rPr>
        <w:rStyle w:val="af6"/>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A1F" w:rsidRDefault="00B34A1F" w:rsidP="0037384F">
    <w:pPr>
      <w:pStyle w:val="af5"/>
      <w:pBdr>
        <w:top w:val="none" w:sz="0" w:space="0" w:color="auto"/>
        <w:between w:val="none" w:sz="0" w:space="0" w:color="auto"/>
      </w:pBd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A1F" w:rsidRPr="004C4186" w:rsidRDefault="00B34A1F" w:rsidP="004C4186">
    <w:pPr>
      <w:pStyle w:val="af5"/>
      <w:tabs>
        <w:tab w:val="clear" w:pos="1440"/>
        <w:tab w:val="clear" w:pos="8460"/>
      </w:tabs>
    </w:pPr>
    <w:r>
      <w:t>DDN-0432-0091-R03</w:t>
    </w:r>
    <w:r>
      <w:tab/>
    </w:r>
    <w:fldSimple w:instr=" PAGE ">
      <w:r w:rsidR="005F77C1">
        <w:t>9</w:t>
      </w:r>
    </w:fldSimple>
    <w:r>
      <w:t xml:space="preserve"> of </w:t>
    </w:r>
    <w:r>
      <w:rPr>
        <w:rStyle w:val="af6"/>
      </w:rPr>
      <w:fldChar w:fldCharType="begin"/>
    </w:r>
    <w:r>
      <w:rPr>
        <w:rStyle w:val="af6"/>
      </w:rPr>
      <w:instrText xml:space="preserve"> NUMPAGES </w:instrText>
    </w:r>
    <w:r>
      <w:rPr>
        <w:rStyle w:val="af6"/>
      </w:rPr>
      <w:fldChar w:fldCharType="separate"/>
    </w:r>
    <w:r w:rsidR="005F77C1">
      <w:rPr>
        <w:rStyle w:val="af6"/>
      </w:rPr>
      <w:t>18</w:t>
    </w:r>
    <w:r>
      <w:rPr>
        <w:rStyle w:val="af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689E" w:rsidRPr="00491A33" w:rsidRDefault="0063689E" w:rsidP="0008241F">
      <w:r>
        <w:separator/>
      </w:r>
    </w:p>
  </w:footnote>
  <w:footnote w:type="continuationSeparator" w:id="1">
    <w:p w:rsidR="0063689E" w:rsidRPr="00491A33" w:rsidRDefault="0063689E" w:rsidP="0008241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A1F" w:rsidRDefault="00B34A1F">
    <w:pPr>
      <w:pStyle w:val="af4"/>
    </w:pPr>
    <w:r>
      <w:t xml:space="preserve">Eagle P3 Monitoring and Diagnostic System </w:t>
    </w:r>
    <w:r>
      <w:tab/>
      <w:t>Communications Car Monitoring Network ICD</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A1F" w:rsidRDefault="00B34A1F" w:rsidP="0037384F">
    <w:pPr>
      <w:pStyle w:val="af4"/>
      <w:pBdr>
        <w:bottom w:val="none" w:sz="0" w:space="0" w:color="auto"/>
        <w:between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4A1F" w:rsidRDefault="00B34A1F" w:rsidP="004C4186">
    <w:pPr>
      <w:pStyle w:val="af4"/>
    </w:pPr>
    <w:r>
      <w:t xml:space="preserve">Eagle P3 Monitoring and Diagnostic System </w:t>
    </w:r>
    <w:r>
      <w:tab/>
      <w:t>Communications Car Monitoring Network ICD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05FE39EC"/>
    <w:lvl w:ilvl="0">
      <w:start w:val="1"/>
      <w:numFmt w:val="bullet"/>
      <w:lvlText w:val=""/>
      <w:lvlJc w:val="left"/>
      <w:pPr>
        <w:tabs>
          <w:tab w:val="num" w:pos="2520"/>
        </w:tabs>
        <w:ind w:left="2520" w:hanging="360"/>
      </w:pPr>
      <w:rPr>
        <w:rFonts w:ascii="Wingdings" w:hAnsi="Wingdings" w:hint="default"/>
      </w:rPr>
    </w:lvl>
  </w:abstractNum>
  <w:abstractNum w:abstractNumId="1">
    <w:nsid w:val="FFFFFF83"/>
    <w:multiLevelType w:val="singleLevel"/>
    <w:tmpl w:val="8D209610"/>
    <w:lvl w:ilvl="0">
      <w:start w:val="1"/>
      <w:numFmt w:val="bullet"/>
      <w:lvlText w:val=""/>
      <w:lvlJc w:val="left"/>
      <w:pPr>
        <w:tabs>
          <w:tab w:val="num" w:pos="1800"/>
        </w:tabs>
        <w:ind w:left="1800" w:hanging="360"/>
      </w:pPr>
      <w:rPr>
        <w:rFonts w:ascii="Symbol" w:hAnsi="Symbol" w:hint="default"/>
      </w:rPr>
    </w:lvl>
  </w:abstractNum>
  <w:abstractNum w:abstractNumId="2">
    <w:nsid w:val="FFFFFF88"/>
    <w:multiLevelType w:val="singleLevel"/>
    <w:tmpl w:val="7F66C96E"/>
    <w:lvl w:ilvl="0">
      <w:start w:val="1"/>
      <w:numFmt w:val="decimal"/>
      <w:lvlText w:val="%1."/>
      <w:lvlJc w:val="left"/>
      <w:pPr>
        <w:tabs>
          <w:tab w:val="num" w:pos="360"/>
        </w:tabs>
        <w:ind w:left="360" w:hanging="360"/>
      </w:pPr>
    </w:lvl>
  </w:abstractNum>
  <w:abstractNum w:abstractNumId="3">
    <w:nsid w:val="FFFFFF89"/>
    <w:multiLevelType w:val="singleLevel"/>
    <w:tmpl w:val="5776CA78"/>
    <w:lvl w:ilvl="0">
      <w:start w:val="1"/>
      <w:numFmt w:val="bullet"/>
      <w:pStyle w:val="a"/>
      <w:lvlText w:val=""/>
      <w:lvlJc w:val="left"/>
      <w:pPr>
        <w:tabs>
          <w:tab w:val="num" w:pos="1440"/>
        </w:tabs>
        <w:ind w:left="1440" w:hanging="360"/>
      </w:pPr>
      <w:rPr>
        <w:rFonts w:ascii="Symbol" w:hAnsi="Symbol" w:hint="default"/>
      </w:rPr>
    </w:lvl>
  </w:abstractNum>
  <w:abstractNum w:abstractNumId="4">
    <w:nsid w:val="062F6500"/>
    <w:multiLevelType w:val="multilevel"/>
    <w:tmpl w:val="BEDA53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08F30813"/>
    <w:multiLevelType w:val="hybridMultilevel"/>
    <w:tmpl w:val="72583C00"/>
    <w:lvl w:ilvl="0" w:tplc="1370F66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nsid w:val="0ACF5EB5"/>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nsid w:val="13705B90"/>
    <w:multiLevelType w:val="multilevel"/>
    <w:tmpl w:val="8E5A74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14C91F22"/>
    <w:multiLevelType w:val="hybridMultilevel"/>
    <w:tmpl w:val="E7EE3AC4"/>
    <w:lvl w:ilvl="0" w:tplc="2C1A49A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31CA5E9F"/>
    <w:multiLevelType w:val="multilevel"/>
    <w:tmpl w:val="9C3C1C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449D0136"/>
    <w:multiLevelType w:val="multilevel"/>
    <w:tmpl w:val="39B429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nsid w:val="549A5DB8"/>
    <w:multiLevelType w:val="multilevel"/>
    <w:tmpl w:val="1A523D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nsid w:val="5EC04807"/>
    <w:multiLevelType w:val="multilevel"/>
    <w:tmpl w:val="E0A84B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62202B88"/>
    <w:multiLevelType w:val="multilevel"/>
    <w:tmpl w:val="91A265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62AF236D"/>
    <w:multiLevelType w:val="multilevel"/>
    <w:tmpl w:val="52C83106"/>
    <w:lvl w:ilvl="0">
      <w:start w:val="1"/>
      <w:numFmt w:val="upperLetter"/>
      <w:suff w:val="space"/>
      <w:lvlText w:val="Appendix %1:"/>
      <w:lvlJc w:val="left"/>
      <w:pPr>
        <w:ind w:left="0" w:firstLine="0"/>
      </w:pPr>
    </w:lvl>
    <w:lvl w:ilvl="1">
      <w:start w:val="1"/>
      <w:numFmt w:val="decimal"/>
      <w:pStyle w:val="Appendix"/>
      <w:suff w:val="space"/>
      <w:lvlText w:val="%1.%2"/>
      <w:lvlJc w:val="left"/>
      <w:pPr>
        <w:ind w:left="0" w:firstLine="0"/>
      </w:pPr>
    </w:lvl>
    <w:lvl w:ilvl="2">
      <w:start w:val="1"/>
      <w:numFmt w:val="decimal"/>
      <w:pStyle w:val="AppHead1"/>
      <w:suff w:val="space"/>
      <w:lvlText w:val="%1.%2.%3"/>
      <w:lvlJc w:val="left"/>
      <w:pPr>
        <w:ind w:left="0" w:firstLine="0"/>
      </w:pPr>
    </w:lvl>
    <w:lvl w:ilvl="3">
      <w:start w:val="1"/>
      <w:numFmt w:val="decimal"/>
      <w:pStyle w:val="AppHead2"/>
      <w:suff w:val="space"/>
      <w:lvlText w:val="%1.%2.%3.%4"/>
      <w:lvlJc w:val="left"/>
      <w:pPr>
        <w:ind w:left="360" w:firstLine="36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nsid w:val="74DE48CE"/>
    <w:multiLevelType w:val="singleLevel"/>
    <w:tmpl w:val="C12C3D40"/>
    <w:lvl w:ilvl="0">
      <w:start w:val="1"/>
      <w:numFmt w:val="decimal"/>
      <w:pStyle w:val="a0"/>
      <w:lvlText w:val="%1."/>
      <w:lvlJc w:val="left"/>
      <w:pPr>
        <w:tabs>
          <w:tab w:val="num" w:pos="1440"/>
        </w:tabs>
        <w:ind w:left="1440" w:hanging="360"/>
      </w:pPr>
    </w:lvl>
  </w:abstractNum>
  <w:abstractNum w:abstractNumId="16">
    <w:nsid w:val="78536A8B"/>
    <w:multiLevelType w:val="hybridMultilevel"/>
    <w:tmpl w:val="5B66E8A6"/>
    <w:lvl w:ilvl="0" w:tplc="0A304A66">
      <w:start w:val="1"/>
      <w:numFmt w:val="bullet"/>
      <w:lvlText w:val=""/>
      <w:lvlJc w:val="left"/>
      <w:pPr>
        <w:ind w:left="1800" w:hanging="360"/>
      </w:pPr>
      <w:rPr>
        <w:rFonts w:ascii="Symbol" w:hAnsi="Symbol" w:hint="default"/>
      </w:rPr>
    </w:lvl>
    <w:lvl w:ilvl="1" w:tplc="854C2150" w:tentative="1">
      <w:start w:val="1"/>
      <w:numFmt w:val="bullet"/>
      <w:lvlText w:val="o"/>
      <w:lvlJc w:val="left"/>
      <w:pPr>
        <w:ind w:left="2520" w:hanging="360"/>
      </w:pPr>
      <w:rPr>
        <w:rFonts w:ascii="Courier New" w:hAnsi="Courier New" w:hint="default"/>
      </w:rPr>
    </w:lvl>
    <w:lvl w:ilvl="2" w:tplc="3DFC7E5E" w:tentative="1">
      <w:start w:val="1"/>
      <w:numFmt w:val="bullet"/>
      <w:lvlText w:val=""/>
      <w:lvlJc w:val="left"/>
      <w:pPr>
        <w:ind w:left="3240" w:hanging="360"/>
      </w:pPr>
      <w:rPr>
        <w:rFonts w:ascii="Wingdings" w:hAnsi="Wingdings" w:hint="default"/>
      </w:rPr>
    </w:lvl>
    <w:lvl w:ilvl="3" w:tplc="73340AE0" w:tentative="1">
      <w:start w:val="1"/>
      <w:numFmt w:val="bullet"/>
      <w:lvlText w:val=""/>
      <w:lvlJc w:val="left"/>
      <w:pPr>
        <w:ind w:left="3960" w:hanging="360"/>
      </w:pPr>
      <w:rPr>
        <w:rFonts w:ascii="Symbol" w:hAnsi="Symbol" w:hint="default"/>
      </w:rPr>
    </w:lvl>
    <w:lvl w:ilvl="4" w:tplc="7D2467E0" w:tentative="1">
      <w:start w:val="1"/>
      <w:numFmt w:val="bullet"/>
      <w:lvlText w:val="o"/>
      <w:lvlJc w:val="left"/>
      <w:pPr>
        <w:ind w:left="4680" w:hanging="360"/>
      </w:pPr>
      <w:rPr>
        <w:rFonts w:ascii="Courier New" w:hAnsi="Courier New" w:hint="default"/>
      </w:rPr>
    </w:lvl>
    <w:lvl w:ilvl="5" w:tplc="5BE6D9CA" w:tentative="1">
      <w:start w:val="1"/>
      <w:numFmt w:val="bullet"/>
      <w:lvlText w:val=""/>
      <w:lvlJc w:val="left"/>
      <w:pPr>
        <w:ind w:left="5400" w:hanging="360"/>
      </w:pPr>
      <w:rPr>
        <w:rFonts w:ascii="Wingdings" w:hAnsi="Wingdings" w:hint="default"/>
      </w:rPr>
    </w:lvl>
    <w:lvl w:ilvl="6" w:tplc="9BAE0FF8" w:tentative="1">
      <w:start w:val="1"/>
      <w:numFmt w:val="bullet"/>
      <w:lvlText w:val=""/>
      <w:lvlJc w:val="left"/>
      <w:pPr>
        <w:ind w:left="6120" w:hanging="360"/>
      </w:pPr>
      <w:rPr>
        <w:rFonts w:ascii="Symbol" w:hAnsi="Symbol" w:hint="default"/>
      </w:rPr>
    </w:lvl>
    <w:lvl w:ilvl="7" w:tplc="E3CCAA3A" w:tentative="1">
      <w:start w:val="1"/>
      <w:numFmt w:val="bullet"/>
      <w:lvlText w:val="o"/>
      <w:lvlJc w:val="left"/>
      <w:pPr>
        <w:ind w:left="6840" w:hanging="360"/>
      </w:pPr>
      <w:rPr>
        <w:rFonts w:ascii="Courier New" w:hAnsi="Courier New" w:hint="default"/>
      </w:rPr>
    </w:lvl>
    <w:lvl w:ilvl="8" w:tplc="232EF326" w:tentative="1">
      <w:start w:val="1"/>
      <w:numFmt w:val="bullet"/>
      <w:lvlText w:val=""/>
      <w:lvlJc w:val="left"/>
      <w:pPr>
        <w:ind w:left="7560" w:hanging="360"/>
      </w:pPr>
      <w:rPr>
        <w:rFonts w:ascii="Wingdings" w:hAnsi="Wingdings" w:hint="default"/>
      </w:rPr>
    </w:lvl>
  </w:abstractNum>
  <w:num w:numId="1">
    <w:abstractNumId w:val="15"/>
  </w:num>
  <w:num w:numId="2">
    <w:abstractNumId w:val="3"/>
  </w:num>
  <w:num w:numId="3">
    <w:abstractNumId w:val="15"/>
    <w:lvlOverride w:ilvl="0">
      <w:startOverride w:val="1"/>
    </w:lvlOverride>
  </w:num>
  <w:num w:numId="4">
    <w:abstractNumId w:val="0"/>
  </w:num>
  <w:num w:numId="5">
    <w:abstractNumId w:val="10"/>
  </w:num>
  <w:num w:numId="6">
    <w:abstractNumId w:val="7"/>
  </w:num>
  <w:num w:numId="7">
    <w:abstractNumId w:val="12"/>
  </w:num>
  <w:num w:numId="8">
    <w:abstractNumId w:val="9"/>
  </w:num>
  <w:num w:numId="9">
    <w:abstractNumId w:val="13"/>
  </w:num>
  <w:num w:numId="10">
    <w:abstractNumId w:val="4"/>
  </w:num>
  <w:num w:numId="11">
    <w:abstractNumId w:val="11"/>
  </w:num>
  <w:num w:numId="12">
    <w:abstractNumId w:val="6"/>
  </w:num>
  <w:num w:numId="13">
    <w:abstractNumId w:val="2"/>
  </w:num>
  <w:num w:numId="14">
    <w:abstractNumId w:val="1"/>
  </w:num>
  <w:num w:numId="15">
    <w:abstractNumId w:val="16"/>
  </w:num>
  <w:num w:numId="16">
    <w:abstractNumId w:val="14"/>
  </w:num>
  <w:num w:numId="17">
    <w:abstractNumId w:val="5"/>
  </w:num>
  <w:num w:numId="1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trackRevisions/>
  <w:defaultTabStop w:val="720"/>
  <w:drawingGridHorizontalSpacing w:val="100"/>
  <w:displayHorizontalDrawingGridEvery w:val="2"/>
  <w:characterSpacingControl w:val="doNotCompress"/>
  <w:hdrShapeDefaults>
    <o:shapedefaults v:ext="edit" spidmax="6146"/>
  </w:hdrShapeDefaults>
  <w:footnotePr>
    <w:footnote w:id="0"/>
    <w:footnote w:id="1"/>
  </w:footnotePr>
  <w:endnotePr>
    <w:endnote w:id="0"/>
    <w:endnote w:id="1"/>
  </w:endnotePr>
  <w:compat>
    <w:useFELayout/>
  </w:compat>
  <w:rsids>
    <w:rsidRoot w:val="00CE526E"/>
    <w:rsid w:val="0003706C"/>
    <w:rsid w:val="00045065"/>
    <w:rsid w:val="0008193C"/>
    <w:rsid w:val="0008241F"/>
    <w:rsid w:val="000A22B6"/>
    <w:rsid w:val="000A25D6"/>
    <w:rsid w:val="000E6A2B"/>
    <w:rsid w:val="0010454D"/>
    <w:rsid w:val="00111320"/>
    <w:rsid w:val="00114BE2"/>
    <w:rsid w:val="00124424"/>
    <w:rsid w:val="001255DF"/>
    <w:rsid w:val="001B54C0"/>
    <w:rsid w:val="001B7948"/>
    <w:rsid w:val="001C135D"/>
    <w:rsid w:val="00207DB3"/>
    <w:rsid w:val="00222078"/>
    <w:rsid w:val="00223671"/>
    <w:rsid w:val="00231E2D"/>
    <w:rsid w:val="00266EDC"/>
    <w:rsid w:val="0028357A"/>
    <w:rsid w:val="002D550B"/>
    <w:rsid w:val="002E7A49"/>
    <w:rsid w:val="00341DAB"/>
    <w:rsid w:val="0037384F"/>
    <w:rsid w:val="00387F41"/>
    <w:rsid w:val="003C7291"/>
    <w:rsid w:val="003E4B90"/>
    <w:rsid w:val="00401E05"/>
    <w:rsid w:val="00447ABB"/>
    <w:rsid w:val="00473270"/>
    <w:rsid w:val="004B362F"/>
    <w:rsid w:val="004C4186"/>
    <w:rsid w:val="004D2D75"/>
    <w:rsid w:val="004E0AC7"/>
    <w:rsid w:val="0053787B"/>
    <w:rsid w:val="005425EF"/>
    <w:rsid w:val="00542BF2"/>
    <w:rsid w:val="00594FBA"/>
    <w:rsid w:val="005A7DA4"/>
    <w:rsid w:val="005E09DB"/>
    <w:rsid w:val="005F1AEF"/>
    <w:rsid w:val="005F6F7E"/>
    <w:rsid w:val="005F77C1"/>
    <w:rsid w:val="00603962"/>
    <w:rsid w:val="00607BF4"/>
    <w:rsid w:val="0063392B"/>
    <w:rsid w:val="00636693"/>
    <w:rsid w:val="0063689E"/>
    <w:rsid w:val="006615B9"/>
    <w:rsid w:val="00662256"/>
    <w:rsid w:val="006760C4"/>
    <w:rsid w:val="006B156C"/>
    <w:rsid w:val="006B6399"/>
    <w:rsid w:val="006E1FC8"/>
    <w:rsid w:val="006F7F54"/>
    <w:rsid w:val="0071538B"/>
    <w:rsid w:val="007438F6"/>
    <w:rsid w:val="00761DCD"/>
    <w:rsid w:val="007866FA"/>
    <w:rsid w:val="007D5A0C"/>
    <w:rsid w:val="00807516"/>
    <w:rsid w:val="0081148B"/>
    <w:rsid w:val="00817740"/>
    <w:rsid w:val="00822CBB"/>
    <w:rsid w:val="00834F84"/>
    <w:rsid w:val="008354D4"/>
    <w:rsid w:val="008441C7"/>
    <w:rsid w:val="00877EEF"/>
    <w:rsid w:val="008A0C57"/>
    <w:rsid w:val="008A5A8B"/>
    <w:rsid w:val="008B79E6"/>
    <w:rsid w:val="008E34D2"/>
    <w:rsid w:val="009073E2"/>
    <w:rsid w:val="00930C15"/>
    <w:rsid w:val="009753C8"/>
    <w:rsid w:val="00981DD1"/>
    <w:rsid w:val="00981EDF"/>
    <w:rsid w:val="009C5D13"/>
    <w:rsid w:val="009D7382"/>
    <w:rsid w:val="009F13EA"/>
    <w:rsid w:val="00A172ED"/>
    <w:rsid w:val="00A23D88"/>
    <w:rsid w:val="00A27CA2"/>
    <w:rsid w:val="00A45D2C"/>
    <w:rsid w:val="00A464D4"/>
    <w:rsid w:val="00A64923"/>
    <w:rsid w:val="00A9791A"/>
    <w:rsid w:val="00AB28D0"/>
    <w:rsid w:val="00AB4D5E"/>
    <w:rsid w:val="00AD00E6"/>
    <w:rsid w:val="00AD5033"/>
    <w:rsid w:val="00B211D8"/>
    <w:rsid w:val="00B34A1F"/>
    <w:rsid w:val="00B50F8B"/>
    <w:rsid w:val="00B64BC6"/>
    <w:rsid w:val="00B67F3C"/>
    <w:rsid w:val="00BB4200"/>
    <w:rsid w:val="00BD2C6C"/>
    <w:rsid w:val="00C02D79"/>
    <w:rsid w:val="00C26882"/>
    <w:rsid w:val="00C31E78"/>
    <w:rsid w:val="00C37F21"/>
    <w:rsid w:val="00C536D1"/>
    <w:rsid w:val="00C56923"/>
    <w:rsid w:val="00C72474"/>
    <w:rsid w:val="00C84A1A"/>
    <w:rsid w:val="00C87B52"/>
    <w:rsid w:val="00C96F67"/>
    <w:rsid w:val="00CA2708"/>
    <w:rsid w:val="00CB19C6"/>
    <w:rsid w:val="00CB495D"/>
    <w:rsid w:val="00CD372E"/>
    <w:rsid w:val="00CE526E"/>
    <w:rsid w:val="00CF2FFE"/>
    <w:rsid w:val="00D10F81"/>
    <w:rsid w:val="00D15C27"/>
    <w:rsid w:val="00D2617E"/>
    <w:rsid w:val="00D36268"/>
    <w:rsid w:val="00D67E2C"/>
    <w:rsid w:val="00D94690"/>
    <w:rsid w:val="00DE5F72"/>
    <w:rsid w:val="00DF0215"/>
    <w:rsid w:val="00E408AC"/>
    <w:rsid w:val="00E4280A"/>
    <w:rsid w:val="00E454F2"/>
    <w:rsid w:val="00E4604A"/>
    <w:rsid w:val="00E83CAE"/>
    <w:rsid w:val="00E87A25"/>
    <w:rsid w:val="00E91E30"/>
    <w:rsid w:val="00F446C8"/>
    <w:rsid w:val="00F709E6"/>
    <w:rsid w:val="00F71A9A"/>
    <w:rsid w:val="00F77E55"/>
    <w:rsid w:val="00FA0D58"/>
    <w:rsid w:val="00FB2A21"/>
    <w:rsid w:val="00FC2EC9"/>
    <w:rsid w:val="00FD0F75"/>
    <w:rsid w:val="00FD1A4A"/>
    <w:rsid w:val="00FF5DED"/>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0" w:qFormat="1"/>
    <w:lsdException w:name="page number" w:uiPriority="0"/>
    <w:lsdException w:name="toa heading" w:uiPriority="0"/>
    <w:lsdException w:name="List Bullet" w:uiPriority="0"/>
    <w:lsdException w:name="List Number"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08241F"/>
    <w:pPr>
      <w:suppressAutoHyphens/>
      <w:spacing w:after="0" w:line="240" w:lineRule="auto"/>
    </w:pPr>
    <w:rPr>
      <w:rFonts w:ascii="Times New Roman" w:eastAsia="Times New Roman" w:hAnsi="Times New Roman" w:cs="Times New Roman"/>
      <w:sz w:val="20"/>
      <w:szCs w:val="20"/>
      <w:lang w:bidi="ar-SA"/>
    </w:rPr>
  </w:style>
  <w:style w:type="paragraph" w:styleId="1">
    <w:name w:val="heading 1"/>
    <w:basedOn w:val="a1"/>
    <w:next w:val="a2"/>
    <w:link w:val="1Char"/>
    <w:uiPriority w:val="9"/>
    <w:qFormat/>
    <w:rsid w:val="009D7382"/>
    <w:pPr>
      <w:pageBreakBefore/>
      <w:numPr>
        <w:numId w:val="12"/>
      </w:numPr>
      <w:spacing w:before="480"/>
      <w:contextualSpacing/>
      <w:outlineLvl w:val="0"/>
    </w:pPr>
    <w:rPr>
      <w:rFonts w:asciiTheme="majorHAnsi" w:eastAsiaTheme="majorEastAsia" w:hAnsiTheme="majorHAnsi" w:cstheme="majorBidi"/>
      <w:b/>
      <w:bCs/>
      <w:sz w:val="28"/>
      <w:szCs w:val="28"/>
    </w:rPr>
  </w:style>
  <w:style w:type="paragraph" w:styleId="2">
    <w:name w:val="heading 2"/>
    <w:aliases w:val="ats-2"/>
    <w:basedOn w:val="a1"/>
    <w:next w:val="a2"/>
    <w:link w:val="2Char"/>
    <w:uiPriority w:val="9"/>
    <w:unhideWhenUsed/>
    <w:qFormat/>
    <w:rsid w:val="0037384F"/>
    <w:pPr>
      <w:numPr>
        <w:ilvl w:val="1"/>
        <w:numId w:val="12"/>
      </w:numPr>
      <w:spacing w:before="200" w:after="120"/>
      <w:ind w:left="792"/>
      <w:outlineLvl w:val="1"/>
    </w:pPr>
    <w:rPr>
      <w:rFonts w:asciiTheme="majorHAnsi" w:eastAsiaTheme="majorEastAsia" w:hAnsiTheme="majorHAnsi" w:cstheme="majorBidi"/>
      <w:b/>
      <w:bCs/>
      <w:sz w:val="26"/>
      <w:szCs w:val="26"/>
    </w:rPr>
  </w:style>
  <w:style w:type="paragraph" w:styleId="3">
    <w:name w:val="heading 3"/>
    <w:aliases w:val="ats-3"/>
    <w:basedOn w:val="a1"/>
    <w:next w:val="a2"/>
    <w:link w:val="3Char"/>
    <w:uiPriority w:val="9"/>
    <w:unhideWhenUsed/>
    <w:qFormat/>
    <w:rsid w:val="0037384F"/>
    <w:pPr>
      <w:numPr>
        <w:ilvl w:val="2"/>
        <w:numId w:val="12"/>
      </w:numPr>
      <w:spacing w:before="200" w:after="120"/>
      <w:ind w:left="1152"/>
      <w:outlineLvl w:val="2"/>
    </w:pPr>
    <w:rPr>
      <w:rFonts w:asciiTheme="majorHAnsi" w:eastAsiaTheme="majorEastAsia" w:hAnsiTheme="majorHAnsi" w:cstheme="majorBidi"/>
      <w:b/>
      <w:bCs/>
      <w:sz w:val="22"/>
    </w:rPr>
  </w:style>
  <w:style w:type="paragraph" w:styleId="4">
    <w:name w:val="heading 4"/>
    <w:aliases w:val="ats-4"/>
    <w:basedOn w:val="a1"/>
    <w:next w:val="a1"/>
    <w:link w:val="4Char"/>
    <w:uiPriority w:val="9"/>
    <w:unhideWhenUsed/>
    <w:qFormat/>
    <w:rsid w:val="0037384F"/>
    <w:pPr>
      <w:numPr>
        <w:ilvl w:val="3"/>
        <w:numId w:val="12"/>
      </w:numPr>
      <w:spacing w:before="200" w:after="120"/>
      <w:ind w:left="1512"/>
      <w:outlineLvl w:val="3"/>
    </w:pPr>
    <w:rPr>
      <w:rFonts w:asciiTheme="majorHAnsi" w:eastAsiaTheme="majorEastAsia" w:hAnsiTheme="majorHAnsi" w:cstheme="majorBidi"/>
      <w:b/>
      <w:bCs/>
      <w:i/>
      <w:iCs/>
    </w:rPr>
  </w:style>
  <w:style w:type="paragraph" w:styleId="5">
    <w:name w:val="heading 5"/>
    <w:basedOn w:val="a1"/>
    <w:next w:val="a1"/>
    <w:link w:val="5Char"/>
    <w:uiPriority w:val="9"/>
    <w:unhideWhenUsed/>
    <w:qFormat/>
    <w:rsid w:val="00607BF4"/>
    <w:pPr>
      <w:numPr>
        <w:ilvl w:val="4"/>
        <w:numId w:val="12"/>
      </w:numPr>
      <w:spacing w:before="200"/>
      <w:outlineLvl w:val="4"/>
    </w:pPr>
    <w:rPr>
      <w:rFonts w:asciiTheme="majorHAnsi" w:eastAsiaTheme="majorEastAsia" w:hAnsiTheme="majorHAnsi" w:cstheme="majorBidi"/>
      <w:b/>
      <w:bCs/>
      <w:color w:val="7F7F7F" w:themeColor="text1" w:themeTint="80"/>
    </w:rPr>
  </w:style>
  <w:style w:type="paragraph" w:styleId="6">
    <w:name w:val="heading 6"/>
    <w:basedOn w:val="a1"/>
    <w:next w:val="a1"/>
    <w:link w:val="6Char"/>
    <w:uiPriority w:val="9"/>
    <w:unhideWhenUsed/>
    <w:qFormat/>
    <w:rsid w:val="00607BF4"/>
    <w:pPr>
      <w:numPr>
        <w:ilvl w:val="5"/>
        <w:numId w:val="12"/>
      </w:numPr>
      <w:spacing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1"/>
    <w:next w:val="a1"/>
    <w:link w:val="7Char"/>
    <w:uiPriority w:val="9"/>
    <w:unhideWhenUsed/>
    <w:qFormat/>
    <w:rsid w:val="00607BF4"/>
    <w:pPr>
      <w:numPr>
        <w:ilvl w:val="6"/>
        <w:numId w:val="12"/>
      </w:numPr>
      <w:outlineLvl w:val="6"/>
    </w:pPr>
    <w:rPr>
      <w:rFonts w:asciiTheme="majorHAnsi" w:eastAsiaTheme="majorEastAsia" w:hAnsiTheme="majorHAnsi" w:cstheme="majorBidi"/>
      <w:i/>
      <w:iCs/>
    </w:rPr>
  </w:style>
  <w:style w:type="paragraph" w:styleId="8">
    <w:name w:val="heading 8"/>
    <w:basedOn w:val="a1"/>
    <w:next w:val="a1"/>
    <w:link w:val="8Char"/>
    <w:uiPriority w:val="9"/>
    <w:unhideWhenUsed/>
    <w:qFormat/>
    <w:rsid w:val="00607BF4"/>
    <w:pPr>
      <w:numPr>
        <w:ilvl w:val="7"/>
        <w:numId w:val="12"/>
      </w:numPr>
      <w:outlineLvl w:val="7"/>
    </w:pPr>
    <w:rPr>
      <w:rFonts w:asciiTheme="majorHAnsi" w:eastAsiaTheme="majorEastAsia" w:hAnsiTheme="majorHAnsi" w:cstheme="majorBidi"/>
    </w:rPr>
  </w:style>
  <w:style w:type="paragraph" w:styleId="9">
    <w:name w:val="heading 9"/>
    <w:basedOn w:val="a1"/>
    <w:next w:val="a1"/>
    <w:link w:val="9Char"/>
    <w:uiPriority w:val="9"/>
    <w:unhideWhenUsed/>
    <w:qFormat/>
    <w:rsid w:val="00607BF4"/>
    <w:pPr>
      <w:numPr>
        <w:ilvl w:val="8"/>
        <w:numId w:val="12"/>
      </w:numPr>
      <w:outlineLvl w:val="8"/>
    </w:pPr>
    <w:rPr>
      <w:rFonts w:asciiTheme="majorHAnsi" w:eastAsiaTheme="majorEastAsia" w:hAnsiTheme="majorHAnsi" w:cstheme="majorBidi"/>
      <w:i/>
      <w:iCs/>
      <w:spacing w:val="5"/>
    </w:rPr>
  </w:style>
  <w:style w:type="character" w:default="1" w:styleId="a3">
    <w:name w:val="Default Paragraph Font"/>
    <w:uiPriority w:val="1"/>
    <w:semiHidden/>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9"/>
    <w:rsid w:val="009D7382"/>
    <w:rPr>
      <w:rFonts w:asciiTheme="majorHAnsi" w:eastAsiaTheme="majorEastAsia" w:hAnsiTheme="majorHAnsi" w:cstheme="majorBidi"/>
      <w:b/>
      <w:bCs/>
      <w:sz w:val="28"/>
      <w:szCs w:val="28"/>
      <w:lang w:bidi="ar-SA"/>
    </w:rPr>
  </w:style>
  <w:style w:type="character" w:customStyle="1" w:styleId="2Char">
    <w:name w:val="제목 2 Char"/>
    <w:aliases w:val="ats-2 Char"/>
    <w:basedOn w:val="a3"/>
    <w:link w:val="2"/>
    <w:uiPriority w:val="9"/>
    <w:rsid w:val="0037384F"/>
    <w:rPr>
      <w:rFonts w:asciiTheme="majorHAnsi" w:eastAsiaTheme="majorEastAsia" w:hAnsiTheme="majorHAnsi" w:cstheme="majorBidi"/>
      <w:b/>
      <w:bCs/>
      <w:sz w:val="26"/>
      <w:szCs w:val="26"/>
      <w:lang w:bidi="ar-SA"/>
    </w:rPr>
  </w:style>
  <w:style w:type="character" w:customStyle="1" w:styleId="3Char">
    <w:name w:val="제목 3 Char"/>
    <w:aliases w:val="ats-3 Char"/>
    <w:basedOn w:val="a3"/>
    <w:link w:val="3"/>
    <w:uiPriority w:val="9"/>
    <w:rsid w:val="0037384F"/>
    <w:rPr>
      <w:rFonts w:asciiTheme="majorHAnsi" w:eastAsiaTheme="majorEastAsia" w:hAnsiTheme="majorHAnsi" w:cstheme="majorBidi"/>
      <w:b/>
      <w:bCs/>
      <w:szCs w:val="20"/>
      <w:lang w:bidi="ar-SA"/>
    </w:rPr>
  </w:style>
  <w:style w:type="character" w:customStyle="1" w:styleId="4Char">
    <w:name w:val="제목 4 Char"/>
    <w:aliases w:val="ats-4 Char"/>
    <w:basedOn w:val="a3"/>
    <w:link w:val="4"/>
    <w:uiPriority w:val="9"/>
    <w:rsid w:val="0037384F"/>
    <w:rPr>
      <w:rFonts w:asciiTheme="majorHAnsi" w:eastAsiaTheme="majorEastAsia" w:hAnsiTheme="majorHAnsi" w:cstheme="majorBidi"/>
      <w:b/>
      <w:bCs/>
      <w:i/>
      <w:iCs/>
      <w:sz w:val="20"/>
      <w:szCs w:val="20"/>
      <w:lang w:bidi="ar-SA"/>
    </w:rPr>
  </w:style>
  <w:style w:type="character" w:customStyle="1" w:styleId="5Char">
    <w:name w:val="제목 5 Char"/>
    <w:basedOn w:val="a3"/>
    <w:link w:val="5"/>
    <w:uiPriority w:val="9"/>
    <w:rsid w:val="00607BF4"/>
    <w:rPr>
      <w:rFonts w:asciiTheme="majorHAnsi" w:eastAsiaTheme="majorEastAsia" w:hAnsiTheme="majorHAnsi" w:cstheme="majorBidi"/>
      <w:b/>
      <w:bCs/>
      <w:color w:val="7F7F7F" w:themeColor="text1" w:themeTint="80"/>
      <w:sz w:val="20"/>
      <w:szCs w:val="20"/>
      <w:lang w:bidi="ar-SA"/>
    </w:rPr>
  </w:style>
  <w:style w:type="character" w:customStyle="1" w:styleId="6Char">
    <w:name w:val="제목 6 Char"/>
    <w:basedOn w:val="a3"/>
    <w:link w:val="6"/>
    <w:uiPriority w:val="9"/>
    <w:rsid w:val="00607BF4"/>
    <w:rPr>
      <w:rFonts w:asciiTheme="majorHAnsi" w:eastAsiaTheme="majorEastAsia" w:hAnsiTheme="majorHAnsi" w:cstheme="majorBidi"/>
      <w:b/>
      <w:bCs/>
      <w:i/>
      <w:iCs/>
      <w:color w:val="7F7F7F" w:themeColor="text1" w:themeTint="80"/>
      <w:sz w:val="20"/>
      <w:szCs w:val="20"/>
      <w:lang w:bidi="ar-SA"/>
    </w:rPr>
  </w:style>
  <w:style w:type="character" w:customStyle="1" w:styleId="7Char">
    <w:name w:val="제목 7 Char"/>
    <w:basedOn w:val="a3"/>
    <w:link w:val="7"/>
    <w:uiPriority w:val="9"/>
    <w:rsid w:val="00607BF4"/>
    <w:rPr>
      <w:rFonts w:asciiTheme="majorHAnsi" w:eastAsiaTheme="majorEastAsia" w:hAnsiTheme="majorHAnsi" w:cstheme="majorBidi"/>
      <w:i/>
      <w:iCs/>
      <w:sz w:val="20"/>
      <w:szCs w:val="20"/>
      <w:lang w:bidi="ar-SA"/>
    </w:rPr>
  </w:style>
  <w:style w:type="character" w:customStyle="1" w:styleId="8Char">
    <w:name w:val="제목 8 Char"/>
    <w:basedOn w:val="a3"/>
    <w:link w:val="8"/>
    <w:uiPriority w:val="9"/>
    <w:rsid w:val="00607BF4"/>
    <w:rPr>
      <w:rFonts w:asciiTheme="majorHAnsi" w:eastAsiaTheme="majorEastAsia" w:hAnsiTheme="majorHAnsi" w:cstheme="majorBidi"/>
      <w:sz w:val="20"/>
      <w:szCs w:val="20"/>
      <w:lang w:bidi="ar-SA"/>
    </w:rPr>
  </w:style>
  <w:style w:type="character" w:customStyle="1" w:styleId="9Char">
    <w:name w:val="제목 9 Char"/>
    <w:basedOn w:val="a3"/>
    <w:link w:val="9"/>
    <w:uiPriority w:val="9"/>
    <w:rsid w:val="00607BF4"/>
    <w:rPr>
      <w:rFonts w:asciiTheme="majorHAnsi" w:eastAsiaTheme="majorEastAsia" w:hAnsiTheme="majorHAnsi" w:cstheme="majorBidi"/>
      <w:i/>
      <w:iCs/>
      <w:spacing w:val="5"/>
      <w:sz w:val="20"/>
      <w:szCs w:val="20"/>
      <w:lang w:bidi="ar-SA"/>
    </w:rPr>
  </w:style>
  <w:style w:type="paragraph" w:styleId="a6">
    <w:name w:val="Title"/>
    <w:basedOn w:val="a1"/>
    <w:next w:val="a1"/>
    <w:link w:val="Char"/>
    <w:uiPriority w:val="10"/>
    <w:qFormat/>
    <w:rsid w:val="00607BF4"/>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Char">
    <w:name w:val="제목 Char"/>
    <w:basedOn w:val="a3"/>
    <w:link w:val="a6"/>
    <w:uiPriority w:val="10"/>
    <w:rsid w:val="00607BF4"/>
    <w:rPr>
      <w:rFonts w:asciiTheme="majorHAnsi" w:eastAsiaTheme="majorEastAsia" w:hAnsiTheme="majorHAnsi" w:cstheme="majorBidi"/>
      <w:spacing w:val="5"/>
      <w:sz w:val="52"/>
      <w:szCs w:val="52"/>
    </w:rPr>
  </w:style>
  <w:style w:type="paragraph" w:styleId="a7">
    <w:name w:val="Subtitle"/>
    <w:basedOn w:val="a1"/>
    <w:next w:val="a1"/>
    <w:link w:val="Char0"/>
    <w:uiPriority w:val="11"/>
    <w:qFormat/>
    <w:rsid w:val="00607BF4"/>
    <w:pPr>
      <w:spacing w:after="600"/>
    </w:pPr>
    <w:rPr>
      <w:rFonts w:asciiTheme="majorHAnsi" w:eastAsiaTheme="majorEastAsia" w:hAnsiTheme="majorHAnsi" w:cstheme="majorBidi"/>
      <w:i/>
      <w:iCs/>
      <w:spacing w:val="13"/>
      <w:sz w:val="24"/>
      <w:szCs w:val="24"/>
    </w:rPr>
  </w:style>
  <w:style w:type="character" w:customStyle="1" w:styleId="Char0">
    <w:name w:val="부제 Char"/>
    <w:basedOn w:val="a3"/>
    <w:link w:val="a7"/>
    <w:uiPriority w:val="11"/>
    <w:rsid w:val="00607BF4"/>
    <w:rPr>
      <w:rFonts w:asciiTheme="majorHAnsi" w:eastAsiaTheme="majorEastAsia" w:hAnsiTheme="majorHAnsi" w:cstheme="majorBidi"/>
      <w:i/>
      <w:iCs/>
      <w:spacing w:val="13"/>
      <w:sz w:val="24"/>
      <w:szCs w:val="24"/>
    </w:rPr>
  </w:style>
  <w:style w:type="character" w:styleId="a8">
    <w:name w:val="Strong"/>
    <w:uiPriority w:val="22"/>
    <w:qFormat/>
    <w:rsid w:val="00607BF4"/>
    <w:rPr>
      <w:b/>
      <w:bCs/>
    </w:rPr>
  </w:style>
  <w:style w:type="character" w:styleId="a9">
    <w:name w:val="Emphasis"/>
    <w:uiPriority w:val="20"/>
    <w:qFormat/>
    <w:rsid w:val="00607BF4"/>
    <w:rPr>
      <w:b/>
      <w:bCs/>
      <w:i/>
      <w:iCs/>
      <w:spacing w:val="10"/>
      <w:bdr w:val="none" w:sz="0" w:space="0" w:color="auto"/>
      <w:shd w:val="clear" w:color="auto" w:fill="auto"/>
    </w:rPr>
  </w:style>
  <w:style w:type="paragraph" w:styleId="aa">
    <w:name w:val="No Spacing"/>
    <w:basedOn w:val="a1"/>
    <w:uiPriority w:val="1"/>
    <w:qFormat/>
    <w:rsid w:val="00607BF4"/>
  </w:style>
  <w:style w:type="paragraph" w:styleId="ab">
    <w:name w:val="List Paragraph"/>
    <w:basedOn w:val="a1"/>
    <w:uiPriority w:val="34"/>
    <w:qFormat/>
    <w:rsid w:val="00607BF4"/>
    <w:pPr>
      <w:ind w:left="720"/>
      <w:contextualSpacing/>
    </w:pPr>
  </w:style>
  <w:style w:type="paragraph" w:styleId="ac">
    <w:name w:val="Quote"/>
    <w:basedOn w:val="a1"/>
    <w:next w:val="a1"/>
    <w:link w:val="Char1"/>
    <w:uiPriority w:val="29"/>
    <w:qFormat/>
    <w:rsid w:val="00607BF4"/>
    <w:pPr>
      <w:spacing w:before="200"/>
      <w:ind w:left="360" w:right="360"/>
    </w:pPr>
    <w:rPr>
      <w:i/>
      <w:iCs/>
    </w:rPr>
  </w:style>
  <w:style w:type="character" w:customStyle="1" w:styleId="Char1">
    <w:name w:val="인용 Char"/>
    <w:basedOn w:val="a3"/>
    <w:link w:val="ac"/>
    <w:uiPriority w:val="29"/>
    <w:rsid w:val="00607BF4"/>
    <w:rPr>
      <w:i/>
      <w:iCs/>
    </w:rPr>
  </w:style>
  <w:style w:type="paragraph" w:styleId="ad">
    <w:name w:val="Intense Quote"/>
    <w:basedOn w:val="a1"/>
    <w:next w:val="a1"/>
    <w:link w:val="Char2"/>
    <w:uiPriority w:val="30"/>
    <w:qFormat/>
    <w:rsid w:val="00607BF4"/>
    <w:pPr>
      <w:pBdr>
        <w:bottom w:val="single" w:sz="4" w:space="1" w:color="auto"/>
      </w:pBdr>
      <w:spacing w:before="200" w:after="280"/>
      <w:ind w:left="1008" w:right="1152"/>
      <w:jc w:val="both"/>
    </w:pPr>
    <w:rPr>
      <w:b/>
      <w:bCs/>
      <w:i/>
      <w:iCs/>
    </w:rPr>
  </w:style>
  <w:style w:type="character" w:customStyle="1" w:styleId="Char2">
    <w:name w:val="강한 인용 Char"/>
    <w:basedOn w:val="a3"/>
    <w:link w:val="ad"/>
    <w:uiPriority w:val="30"/>
    <w:rsid w:val="00607BF4"/>
    <w:rPr>
      <w:b/>
      <w:bCs/>
      <w:i/>
      <w:iCs/>
    </w:rPr>
  </w:style>
  <w:style w:type="character" w:styleId="ae">
    <w:name w:val="Subtle Emphasis"/>
    <w:uiPriority w:val="19"/>
    <w:qFormat/>
    <w:rsid w:val="00607BF4"/>
    <w:rPr>
      <w:i/>
      <w:iCs/>
    </w:rPr>
  </w:style>
  <w:style w:type="character" w:styleId="af">
    <w:name w:val="Intense Emphasis"/>
    <w:uiPriority w:val="21"/>
    <w:qFormat/>
    <w:rsid w:val="00607BF4"/>
    <w:rPr>
      <w:b/>
      <w:bCs/>
    </w:rPr>
  </w:style>
  <w:style w:type="character" w:styleId="af0">
    <w:name w:val="Subtle Reference"/>
    <w:uiPriority w:val="31"/>
    <w:qFormat/>
    <w:rsid w:val="00607BF4"/>
    <w:rPr>
      <w:smallCaps/>
    </w:rPr>
  </w:style>
  <w:style w:type="character" w:styleId="af1">
    <w:name w:val="Intense Reference"/>
    <w:uiPriority w:val="32"/>
    <w:qFormat/>
    <w:rsid w:val="00607BF4"/>
    <w:rPr>
      <w:smallCaps/>
      <w:spacing w:val="5"/>
      <w:u w:val="single"/>
    </w:rPr>
  </w:style>
  <w:style w:type="character" w:styleId="af2">
    <w:name w:val="Book Title"/>
    <w:uiPriority w:val="33"/>
    <w:qFormat/>
    <w:rsid w:val="00607BF4"/>
    <w:rPr>
      <w:i/>
      <w:iCs/>
      <w:smallCaps/>
      <w:spacing w:val="5"/>
    </w:rPr>
  </w:style>
  <w:style w:type="paragraph" w:styleId="TOC">
    <w:name w:val="TOC Heading"/>
    <w:basedOn w:val="1"/>
    <w:next w:val="a1"/>
    <w:uiPriority w:val="39"/>
    <w:semiHidden/>
    <w:unhideWhenUsed/>
    <w:qFormat/>
    <w:rsid w:val="00607BF4"/>
    <w:pPr>
      <w:outlineLvl w:val="9"/>
    </w:pPr>
  </w:style>
  <w:style w:type="paragraph" w:customStyle="1" w:styleId="BodyText">
    <w:name w:val="BodyText"/>
    <w:rsid w:val="0008241F"/>
    <w:pPr>
      <w:spacing w:before="100" w:after="100" w:line="240" w:lineRule="auto"/>
      <w:ind w:left="720"/>
    </w:pPr>
    <w:rPr>
      <w:rFonts w:ascii="Times New Roman" w:eastAsia="Times New Roman" w:hAnsi="Times New Roman" w:cs="Times New Roman"/>
      <w:sz w:val="20"/>
      <w:szCs w:val="20"/>
      <w:lang w:val="en-CA" w:bidi="ar-SA"/>
    </w:rPr>
  </w:style>
  <w:style w:type="paragraph" w:styleId="a2">
    <w:name w:val="Body Text"/>
    <w:link w:val="Char3"/>
    <w:semiHidden/>
    <w:rsid w:val="0008241F"/>
    <w:pPr>
      <w:spacing w:after="120" w:line="240" w:lineRule="auto"/>
      <w:ind w:left="720"/>
    </w:pPr>
    <w:rPr>
      <w:rFonts w:ascii="Tms Rmn" w:eastAsia="Times New Roman" w:hAnsi="Tms Rmn" w:cs="Times New Roman"/>
      <w:noProof/>
      <w:sz w:val="20"/>
      <w:szCs w:val="20"/>
      <w:lang w:bidi="ar-SA"/>
    </w:rPr>
  </w:style>
  <w:style w:type="character" w:customStyle="1" w:styleId="Char3">
    <w:name w:val="본문 Char"/>
    <w:basedOn w:val="a3"/>
    <w:link w:val="a2"/>
    <w:semiHidden/>
    <w:rsid w:val="0008241F"/>
    <w:rPr>
      <w:rFonts w:ascii="Tms Rmn" w:eastAsia="Times New Roman" w:hAnsi="Tms Rmn" w:cs="Times New Roman"/>
      <w:noProof/>
      <w:sz w:val="20"/>
      <w:szCs w:val="20"/>
      <w:lang w:bidi="ar-SA"/>
    </w:rPr>
  </w:style>
  <w:style w:type="paragraph" w:styleId="af3">
    <w:name w:val="caption"/>
    <w:basedOn w:val="a1"/>
    <w:next w:val="a1"/>
    <w:qFormat/>
    <w:rsid w:val="0008241F"/>
    <w:pPr>
      <w:keepNext/>
      <w:keepLines/>
      <w:spacing w:before="120" w:after="240"/>
      <w:jc w:val="center"/>
    </w:pPr>
    <w:rPr>
      <w:rFonts w:ascii="Arial" w:hAnsi="Arial"/>
      <w:b/>
      <w:sz w:val="16"/>
    </w:rPr>
  </w:style>
  <w:style w:type="paragraph" w:customStyle="1" w:styleId="TableHeading">
    <w:name w:val="TableHeading"/>
    <w:basedOn w:val="a1"/>
    <w:rsid w:val="0008241F"/>
    <w:pPr>
      <w:keepNext/>
      <w:spacing w:before="60" w:after="40"/>
    </w:pPr>
    <w:rPr>
      <w:rFonts w:ascii="Arial" w:hAnsi="Arial"/>
      <w:b/>
      <w:caps/>
      <w:sz w:val="16"/>
    </w:rPr>
  </w:style>
  <w:style w:type="paragraph" w:customStyle="1" w:styleId="TableText">
    <w:name w:val="TableText"/>
    <w:basedOn w:val="a1"/>
    <w:rsid w:val="0008241F"/>
    <w:pPr>
      <w:keepLines/>
      <w:spacing w:before="40" w:after="40"/>
    </w:pPr>
    <w:rPr>
      <w:sz w:val="18"/>
    </w:rPr>
  </w:style>
  <w:style w:type="paragraph" w:styleId="af4">
    <w:name w:val="header"/>
    <w:link w:val="Char4"/>
    <w:semiHidden/>
    <w:rsid w:val="0008241F"/>
    <w:pPr>
      <w:pBdr>
        <w:bottom w:val="single" w:sz="2" w:space="0" w:color="auto"/>
        <w:between w:val="single" w:sz="2" w:space="0" w:color="auto"/>
      </w:pBdr>
      <w:tabs>
        <w:tab w:val="right" w:pos="9360"/>
      </w:tabs>
      <w:spacing w:after="0" w:line="240" w:lineRule="auto"/>
    </w:pPr>
    <w:rPr>
      <w:rFonts w:ascii="Arial" w:eastAsia="Times New Roman" w:hAnsi="Arial" w:cs="Times New Roman"/>
      <w:noProof/>
      <w:sz w:val="17"/>
      <w:szCs w:val="20"/>
      <w:lang w:bidi="ar-SA"/>
    </w:rPr>
  </w:style>
  <w:style w:type="character" w:customStyle="1" w:styleId="Char4">
    <w:name w:val="머리글 Char"/>
    <w:basedOn w:val="a3"/>
    <w:link w:val="af4"/>
    <w:uiPriority w:val="99"/>
    <w:semiHidden/>
    <w:rsid w:val="0008241F"/>
    <w:rPr>
      <w:rFonts w:ascii="Arial" w:eastAsia="Times New Roman" w:hAnsi="Arial" w:cs="Times New Roman"/>
      <w:noProof/>
      <w:sz w:val="17"/>
      <w:szCs w:val="20"/>
      <w:lang w:bidi="ar-SA"/>
    </w:rPr>
  </w:style>
  <w:style w:type="paragraph" w:styleId="af5">
    <w:name w:val="footer"/>
    <w:basedOn w:val="af4"/>
    <w:link w:val="Char5"/>
    <w:semiHidden/>
    <w:rsid w:val="0008241F"/>
    <w:pPr>
      <w:pBdr>
        <w:top w:val="single" w:sz="6" w:space="4" w:color="auto"/>
        <w:bottom w:val="none" w:sz="0" w:space="0" w:color="auto"/>
        <w:between w:val="single" w:sz="2" w:space="4" w:color="auto"/>
      </w:pBdr>
      <w:tabs>
        <w:tab w:val="left" w:pos="1440"/>
        <w:tab w:val="right" w:pos="8460"/>
      </w:tabs>
    </w:pPr>
  </w:style>
  <w:style w:type="character" w:customStyle="1" w:styleId="Char5">
    <w:name w:val="바닥글 Char"/>
    <w:basedOn w:val="a3"/>
    <w:link w:val="af5"/>
    <w:uiPriority w:val="99"/>
    <w:semiHidden/>
    <w:rsid w:val="0008241F"/>
    <w:rPr>
      <w:rFonts w:ascii="Arial" w:eastAsia="Times New Roman" w:hAnsi="Arial" w:cs="Times New Roman"/>
      <w:noProof/>
      <w:sz w:val="17"/>
      <w:szCs w:val="20"/>
      <w:lang w:bidi="ar-SA"/>
    </w:rPr>
  </w:style>
  <w:style w:type="paragraph" w:styleId="a">
    <w:name w:val="List Bullet"/>
    <w:semiHidden/>
    <w:rsid w:val="0008241F"/>
    <w:pPr>
      <w:numPr>
        <w:numId w:val="2"/>
      </w:numPr>
      <w:spacing w:before="40" w:after="40" w:line="240" w:lineRule="auto"/>
      <w:ind w:right="720"/>
    </w:pPr>
    <w:rPr>
      <w:rFonts w:ascii="Times New Roman" w:eastAsia="Times New Roman" w:hAnsi="Times New Roman" w:cs="Times New Roman"/>
      <w:sz w:val="20"/>
      <w:szCs w:val="20"/>
      <w:lang w:bidi="ar-SA"/>
    </w:rPr>
  </w:style>
  <w:style w:type="paragraph" w:styleId="30">
    <w:name w:val="List Bullet 3"/>
    <w:basedOn w:val="20"/>
    <w:autoRedefine/>
    <w:semiHidden/>
    <w:rsid w:val="0008241F"/>
    <w:pPr>
      <w:tabs>
        <w:tab w:val="num" w:pos="2160"/>
      </w:tabs>
      <w:suppressAutoHyphens w:val="0"/>
      <w:spacing w:before="20" w:after="20"/>
      <w:ind w:left="2160" w:right="720"/>
      <w:contextualSpacing w:val="0"/>
    </w:pPr>
  </w:style>
  <w:style w:type="paragraph" w:styleId="a0">
    <w:name w:val="List Number"/>
    <w:basedOn w:val="BodyText"/>
    <w:semiHidden/>
    <w:rsid w:val="0008241F"/>
    <w:pPr>
      <w:numPr>
        <w:numId w:val="1"/>
      </w:numPr>
      <w:spacing w:before="40" w:after="40"/>
      <w:ind w:right="720"/>
    </w:pPr>
  </w:style>
  <w:style w:type="paragraph" w:customStyle="1" w:styleId="Note">
    <w:name w:val="Note"/>
    <w:basedOn w:val="BodyText"/>
    <w:rsid w:val="0008241F"/>
    <w:pPr>
      <w:pBdr>
        <w:top w:val="single" w:sz="4" w:space="1" w:color="auto"/>
        <w:bottom w:val="single" w:sz="4" w:space="1" w:color="auto"/>
      </w:pBdr>
      <w:tabs>
        <w:tab w:val="left" w:pos="1440"/>
      </w:tabs>
      <w:ind w:left="1440" w:right="720" w:hanging="720"/>
    </w:pPr>
    <w:rPr>
      <w:lang w:val="en-US"/>
    </w:rPr>
  </w:style>
  <w:style w:type="character" w:styleId="af6">
    <w:name w:val="page number"/>
    <w:basedOn w:val="a3"/>
    <w:semiHidden/>
    <w:rsid w:val="0008241F"/>
  </w:style>
  <w:style w:type="paragraph" w:styleId="af7">
    <w:name w:val="table of figures"/>
    <w:basedOn w:val="a1"/>
    <w:next w:val="a1"/>
    <w:uiPriority w:val="99"/>
    <w:rsid w:val="00DE5F72"/>
    <w:pPr>
      <w:tabs>
        <w:tab w:val="right" w:leader="dot" w:pos="9216"/>
      </w:tabs>
      <w:spacing w:before="100"/>
      <w:ind w:left="1080" w:hanging="1080"/>
    </w:pPr>
    <w:rPr>
      <w:rFonts w:ascii="Arial" w:hAnsi="Arial"/>
    </w:rPr>
  </w:style>
  <w:style w:type="paragraph" w:customStyle="1" w:styleId="TitleBase">
    <w:name w:val="TitleBase"/>
    <w:rsid w:val="0008241F"/>
    <w:pPr>
      <w:spacing w:before="40" w:after="40" w:line="240" w:lineRule="auto"/>
      <w:jc w:val="right"/>
    </w:pPr>
    <w:rPr>
      <w:rFonts w:ascii="Times New Roman" w:eastAsia="Times New Roman" w:hAnsi="Times New Roman" w:cs="Times New Roman"/>
      <w:b/>
      <w:noProof/>
      <w:sz w:val="32"/>
      <w:szCs w:val="20"/>
      <w:lang w:bidi="ar-SA"/>
    </w:rPr>
  </w:style>
  <w:style w:type="paragraph" w:customStyle="1" w:styleId="TitleFirst">
    <w:name w:val="TitleFirst"/>
    <w:basedOn w:val="TitleBase"/>
    <w:next w:val="a1"/>
    <w:rsid w:val="0008241F"/>
    <w:pPr>
      <w:spacing w:before="0"/>
    </w:pPr>
    <w:rPr>
      <w:sz w:val="56"/>
    </w:rPr>
  </w:style>
  <w:style w:type="paragraph" w:styleId="af8">
    <w:name w:val="toa heading"/>
    <w:basedOn w:val="a1"/>
    <w:next w:val="a1"/>
    <w:semiHidden/>
    <w:rsid w:val="0008241F"/>
    <w:pPr>
      <w:keepNext/>
      <w:spacing w:before="400" w:after="400"/>
    </w:pPr>
    <w:rPr>
      <w:rFonts w:ascii="Arial" w:hAnsi="Arial"/>
      <w:b/>
      <w:sz w:val="36"/>
    </w:rPr>
  </w:style>
  <w:style w:type="paragraph" w:styleId="10">
    <w:name w:val="toc 1"/>
    <w:basedOn w:val="a1"/>
    <w:next w:val="a1"/>
    <w:uiPriority w:val="39"/>
    <w:rsid w:val="0008241F"/>
    <w:pPr>
      <w:keepNext/>
      <w:tabs>
        <w:tab w:val="left" w:pos="360"/>
        <w:tab w:val="right" w:leader="dot" w:pos="9360"/>
      </w:tabs>
      <w:spacing w:before="100" w:after="100"/>
    </w:pPr>
    <w:rPr>
      <w:rFonts w:ascii="Arial" w:hAnsi="Arial"/>
      <w:noProof/>
    </w:rPr>
  </w:style>
  <w:style w:type="paragraph" w:styleId="21">
    <w:name w:val="toc 2"/>
    <w:basedOn w:val="a1"/>
    <w:next w:val="a1"/>
    <w:uiPriority w:val="39"/>
    <w:rsid w:val="0008241F"/>
    <w:pPr>
      <w:tabs>
        <w:tab w:val="left" w:pos="720"/>
        <w:tab w:val="right" w:leader="dot" w:pos="9360"/>
      </w:tabs>
      <w:spacing w:before="40"/>
      <w:ind w:left="180"/>
    </w:pPr>
    <w:rPr>
      <w:rFonts w:ascii="Arial" w:hAnsi="Arial"/>
      <w:noProof/>
    </w:rPr>
  </w:style>
  <w:style w:type="paragraph" w:customStyle="1" w:styleId="tableheading0">
    <w:name w:val="table heading"/>
    <w:basedOn w:val="a1"/>
    <w:rsid w:val="0008241F"/>
    <w:pPr>
      <w:suppressAutoHyphens w:val="0"/>
      <w:spacing w:before="100" w:after="40"/>
    </w:pPr>
    <w:rPr>
      <w:rFonts w:ascii="Helvetica" w:hAnsi="Helvetica"/>
      <w:b/>
      <w:caps/>
      <w:sz w:val="16"/>
    </w:rPr>
  </w:style>
  <w:style w:type="paragraph" w:customStyle="1" w:styleId="TitleBase14">
    <w:name w:val="TitleBase14"/>
    <w:rsid w:val="0008241F"/>
    <w:pPr>
      <w:spacing w:before="40" w:after="40" w:line="240" w:lineRule="auto"/>
      <w:jc w:val="right"/>
    </w:pPr>
    <w:rPr>
      <w:rFonts w:ascii="Times New Roman" w:eastAsia="Times New Roman" w:hAnsi="Times New Roman" w:cs="Times New Roman"/>
      <w:b/>
      <w:noProof/>
      <w:sz w:val="28"/>
      <w:szCs w:val="20"/>
      <w:lang w:bidi="ar-SA"/>
    </w:rPr>
  </w:style>
  <w:style w:type="paragraph" w:customStyle="1" w:styleId="TitleBase18">
    <w:name w:val="TitleBase18"/>
    <w:rsid w:val="0008241F"/>
    <w:pPr>
      <w:spacing w:after="0" w:line="240" w:lineRule="auto"/>
      <w:jc w:val="right"/>
    </w:pPr>
    <w:rPr>
      <w:rFonts w:ascii="Times New Roman" w:eastAsia="Times New Roman" w:hAnsi="Times New Roman" w:cs="Times New Roman"/>
      <w:b/>
      <w:noProof/>
      <w:sz w:val="36"/>
      <w:szCs w:val="20"/>
      <w:lang w:bidi="ar-SA"/>
    </w:rPr>
  </w:style>
  <w:style w:type="character" w:styleId="af9">
    <w:name w:val="Hyperlink"/>
    <w:basedOn w:val="a3"/>
    <w:semiHidden/>
    <w:rsid w:val="0008241F"/>
    <w:rPr>
      <w:color w:val="0000FF"/>
      <w:u w:val="single"/>
    </w:rPr>
  </w:style>
  <w:style w:type="paragraph" w:styleId="20">
    <w:name w:val="List Bullet 2"/>
    <w:basedOn w:val="a1"/>
    <w:semiHidden/>
    <w:unhideWhenUsed/>
    <w:rsid w:val="0008241F"/>
    <w:pPr>
      <w:tabs>
        <w:tab w:val="num" w:pos="2520"/>
      </w:tabs>
      <w:ind w:left="2520" w:hanging="360"/>
      <w:contextualSpacing/>
    </w:pPr>
  </w:style>
  <w:style w:type="paragraph" w:styleId="afa">
    <w:name w:val="Balloon Text"/>
    <w:basedOn w:val="a1"/>
    <w:link w:val="Char6"/>
    <w:uiPriority w:val="99"/>
    <w:semiHidden/>
    <w:unhideWhenUsed/>
    <w:rsid w:val="0008241F"/>
    <w:rPr>
      <w:rFonts w:ascii="Tahoma" w:hAnsi="Tahoma" w:cs="Tahoma"/>
      <w:sz w:val="16"/>
      <w:szCs w:val="16"/>
    </w:rPr>
  </w:style>
  <w:style w:type="character" w:customStyle="1" w:styleId="Char6">
    <w:name w:val="풍선 도움말 텍스트 Char"/>
    <w:basedOn w:val="a3"/>
    <w:link w:val="afa"/>
    <w:uiPriority w:val="99"/>
    <w:semiHidden/>
    <w:rsid w:val="0008241F"/>
    <w:rPr>
      <w:rFonts w:ascii="Tahoma" w:eastAsia="Times New Roman" w:hAnsi="Tahoma" w:cs="Tahoma"/>
      <w:sz w:val="16"/>
      <w:szCs w:val="16"/>
      <w:lang w:bidi="ar-SA"/>
    </w:rPr>
  </w:style>
  <w:style w:type="paragraph" w:styleId="afb">
    <w:name w:val="Plain Text"/>
    <w:basedOn w:val="a1"/>
    <w:link w:val="Char7"/>
    <w:semiHidden/>
    <w:rsid w:val="0037384F"/>
    <w:pPr>
      <w:suppressAutoHyphens w:val="0"/>
    </w:pPr>
    <w:rPr>
      <w:rFonts w:ascii="Courier New" w:hAnsi="Courier New" w:cs="Courier New"/>
      <w:lang w:val="cs-CZ" w:eastAsia="cs-CZ"/>
    </w:rPr>
  </w:style>
  <w:style w:type="character" w:customStyle="1" w:styleId="Char7">
    <w:name w:val="글자만 Char"/>
    <w:basedOn w:val="a3"/>
    <w:link w:val="afb"/>
    <w:uiPriority w:val="99"/>
    <w:semiHidden/>
    <w:rsid w:val="0037384F"/>
    <w:rPr>
      <w:rFonts w:ascii="Courier New" w:eastAsia="Times New Roman" w:hAnsi="Courier New" w:cs="Courier New"/>
      <w:sz w:val="20"/>
      <w:szCs w:val="20"/>
      <w:lang w:val="cs-CZ" w:eastAsia="cs-CZ" w:bidi="ar-SA"/>
    </w:rPr>
  </w:style>
  <w:style w:type="paragraph" w:styleId="31">
    <w:name w:val="toc 3"/>
    <w:basedOn w:val="a1"/>
    <w:next w:val="a1"/>
    <w:autoRedefine/>
    <w:uiPriority w:val="39"/>
    <w:unhideWhenUsed/>
    <w:rsid w:val="004C4186"/>
    <w:pPr>
      <w:spacing w:after="100"/>
      <w:ind w:left="400"/>
    </w:pPr>
    <w:rPr>
      <w:rFonts w:ascii="Arial" w:hAnsi="Arial"/>
    </w:rPr>
  </w:style>
  <w:style w:type="character" w:styleId="afc">
    <w:name w:val="annotation reference"/>
    <w:basedOn w:val="a3"/>
    <w:uiPriority w:val="99"/>
    <w:semiHidden/>
    <w:unhideWhenUsed/>
    <w:rsid w:val="00CE526E"/>
    <w:rPr>
      <w:sz w:val="16"/>
      <w:szCs w:val="16"/>
    </w:rPr>
  </w:style>
  <w:style w:type="paragraph" w:styleId="afd">
    <w:name w:val="annotation text"/>
    <w:basedOn w:val="a1"/>
    <w:link w:val="Char8"/>
    <w:semiHidden/>
    <w:unhideWhenUsed/>
    <w:rsid w:val="00CE526E"/>
  </w:style>
  <w:style w:type="character" w:customStyle="1" w:styleId="Char8">
    <w:name w:val="메모 텍스트 Char"/>
    <w:basedOn w:val="a3"/>
    <w:link w:val="afd"/>
    <w:semiHidden/>
    <w:rsid w:val="00CE526E"/>
    <w:rPr>
      <w:rFonts w:ascii="Times New Roman" w:eastAsia="Times New Roman" w:hAnsi="Times New Roman" w:cs="Times New Roman"/>
      <w:sz w:val="20"/>
      <w:szCs w:val="20"/>
      <w:lang w:bidi="ar-SA"/>
    </w:rPr>
  </w:style>
  <w:style w:type="paragraph" w:styleId="afe">
    <w:name w:val="annotation subject"/>
    <w:basedOn w:val="afd"/>
    <w:next w:val="afd"/>
    <w:link w:val="Char9"/>
    <w:uiPriority w:val="99"/>
    <w:semiHidden/>
    <w:unhideWhenUsed/>
    <w:rsid w:val="00CE526E"/>
    <w:rPr>
      <w:b/>
      <w:bCs/>
    </w:rPr>
  </w:style>
  <w:style w:type="character" w:customStyle="1" w:styleId="Char9">
    <w:name w:val="메모 주제 Char"/>
    <w:basedOn w:val="Char8"/>
    <w:link w:val="afe"/>
    <w:uiPriority w:val="99"/>
    <w:semiHidden/>
    <w:rsid w:val="00CE526E"/>
    <w:rPr>
      <w:b/>
      <w:bCs/>
    </w:rPr>
  </w:style>
  <w:style w:type="paragraph" w:customStyle="1" w:styleId="Appendix">
    <w:name w:val="Appendix"/>
    <w:basedOn w:val="a1"/>
    <w:next w:val="a1"/>
    <w:rsid w:val="00636693"/>
    <w:pPr>
      <w:pageBreakBefore/>
      <w:numPr>
        <w:ilvl w:val="1"/>
        <w:numId w:val="16"/>
      </w:numPr>
      <w:spacing w:before="100" w:after="100"/>
      <w:outlineLvl w:val="0"/>
    </w:pPr>
    <w:rPr>
      <w:rFonts w:ascii="Arial" w:hAnsi="Arial"/>
      <w:b/>
      <w:sz w:val="24"/>
      <w:lang w:eastAsia="zh-CN"/>
    </w:rPr>
  </w:style>
  <w:style w:type="paragraph" w:customStyle="1" w:styleId="AppHead1">
    <w:name w:val="AppHead1"/>
    <w:basedOn w:val="2"/>
    <w:next w:val="BodyText"/>
    <w:rsid w:val="00636693"/>
    <w:pPr>
      <w:keepNext/>
      <w:numPr>
        <w:ilvl w:val="2"/>
        <w:numId w:val="16"/>
      </w:numPr>
      <w:tabs>
        <w:tab w:val="num" w:pos="360"/>
      </w:tabs>
      <w:spacing w:after="100"/>
      <w:ind w:left="360" w:hanging="360"/>
      <w:outlineLvl w:val="9"/>
    </w:pPr>
    <w:rPr>
      <w:rFonts w:ascii="Arial" w:eastAsia="Times New Roman" w:hAnsi="Arial" w:cs="Times New Roman"/>
      <w:bCs w:val="0"/>
      <w:sz w:val="20"/>
      <w:szCs w:val="20"/>
      <w:lang w:eastAsia="zh-CN"/>
    </w:rPr>
  </w:style>
  <w:style w:type="paragraph" w:customStyle="1" w:styleId="AppHead2">
    <w:name w:val="AppHead2"/>
    <w:basedOn w:val="3"/>
    <w:next w:val="BodyText"/>
    <w:rsid w:val="00636693"/>
    <w:pPr>
      <w:keepNext/>
      <w:numPr>
        <w:ilvl w:val="3"/>
        <w:numId w:val="16"/>
      </w:numPr>
      <w:tabs>
        <w:tab w:val="num" w:pos="360"/>
      </w:tabs>
      <w:spacing w:before="120" w:after="80"/>
      <w:ind w:hanging="360"/>
    </w:pPr>
    <w:rPr>
      <w:rFonts w:ascii="Arial" w:eastAsia="Times New Roman" w:hAnsi="Arial" w:cs="Times New Roman"/>
      <w:bCs w:val="0"/>
      <w:sz w:val="20"/>
      <w:lang w:eastAsia="zh-CN"/>
    </w:rPr>
  </w:style>
  <w:style w:type="paragraph" w:customStyle="1" w:styleId="Figures">
    <w:name w:val="Figures"/>
    <w:basedOn w:val="a1"/>
    <w:next w:val="af3"/>
    <w:rsid w:val="00636693"/>
    <w:pPr>
      <w:keepNext/>
      <w:spacing w:before="400"/>
      <w:jc w:val="center"/>
    </w:pPr>
    <w:rPr>
      <w:lang w:eastAsia="zh-CN"/>
    </w:rPr>
  </w:style>
  <w:style w:type="paragraph" w:styleId="aff">
    <w:name w:val="Revision"/>
    <w:hidden/>
    <w:uiPriority w:val="99"/>
    <w:semiHidden/>
    <w:rsid w:val="00222078"/>
    <w:pPr>
      <w:spacing w:after="0" w:line="240" w:lineRule="auto"/>
    </w:pPr>
    <w:rPr>
      <w:rFonts w:ascii="Times New Roman" w:eastAsia="Times New Roman" w:hAnsi="Times New Roman" w:cs="Times New Roman"/>
      <w:sz w:val="20"/>
      <w:szCs w:val="20"/>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questertangent.com" TargetMode="Externa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oleObject" Target="embeddings/oleObject3.bin"/><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Comment xmlns="9fbdf992-4fd8-45e5-967b-0268b47f24e3" xsi:nil="true"/>
    <Client xmlns="9fbdf992-4fd8-45e5-967b-0268b47f24e3">true</Client>
    <Manufacturing xmlns="9fbdf992-4fd8-45e5-967b-0268b47f24e3">false</Manufacturing>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QTC Project Document" ma:contentTypeID="0x0101001DF9B163EE0D5945B8F9D018778DE2240089210C2D4AB3F24DB72D05B76ADFF6C3" ma:contentTypeVersion="21" ma:contentTypeDescription="" ma:contentTypeScope="" ma:versionID="e069bcda4284f5256eec88ae72130115">
  <xsd:schema xmlns:xsd="http://www.w3.org/2001/XMLSchema" xmlns:p="http://schemas.microsoft.com/office/2006/metadata/properties" xmlns:ns2="9fbdf992-4fd8-45e5-967b-0268b47f24e3" targetNamespace="http://schemas.microsoft.com/office/2006/metadata/properties" ma:root="true" ma:fieldsID="0d9d4eedbdfcf85664d80612dbd06a9a" ns2:_="">
    <xsd:import namespace="9fbdf992-4fd8-45e5-967b-0268b47f24e3"/>
    <xsd:element name="properties">
      <xsd:complexType>
        <xsd:sequence>
          <xsd:element name="documentManagement">
            <xsd:complexType>
              <xsd:all>
                <xsd:element ref="ns2:Manufacturing" minOccurs="0"/>
                <xsd:element ref="ns2:Client" minOccurs="0"/>
                <xsd:element ref="ns2:Comment" minOccurs="0"/>
              </xsd:all>
            </xsd:complexType>
          </xsd:element>
        </xsd:sequence>
      </xsd:complexType>
    </xsd:element>
  </xsd:schema>
  <xsd:schema xmlns:xsd="http://www.w3.org/2001/XMLSchema" xmlns:dms="http://schemas.microsoft.com/office/2006/documentManagement/types" targetNamespace="9fbdf992-4fd8-45e5-967b-0268b47f24e3" elementFormDefault="qualified">
    <xsd:import namespace="http://schemas.microsoft.com/office/2006/documentManagement/types"/>
    <xsd:element name="Manufacturing" ma:index="8" nillable="true" ma:displayName="Manufacturing" ma:default="0" ma:description="Is document intended for Manufacturing use?" ma:internalName="Manufacturing">
      <xsd:simpleType>
        <xsd:restriction base="dms:Boolean"/>
      </xsd:simpleType>
    </xsd:element>
    <xsd:element name="Client" ma:index="9" nillable="true" ma:displayName="Client" ma:default="0" ma:description="Is document intended for release to Client?" ma:internalName="Client">
      <xsd:simpleType>
        <xsd:restriction base="dms:Boolean"/>
      </xsd:simpleType>
    </xsd:element>
    <xsd:element name="Comment" ma:index="16" nillable="true" ma:displayName="Comment" ma:description="Comments specific to document" ma:internalName="Comm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EA29C-6B19-41E9-9073-D2A8E1973495}">
  <ds:schemaRefs>
    <ds:schemaRef ds:uri="http://schemas.microsoft.com/office/2006/metadata/properties"/>
    <ds:schemaRef ds:uri="9fbdf992-4fd8-45e5-967b-0268b47f24e3"/>
  </ds:schemaRefs>
</ds:datastoreItem>
</file>

<file path=customXml/itemProps2.xml><?xml version="1.0" encoding="utf-8"?>
<ds:datastoreItem xmlns:ds="http://schemas.openxmlformats.org/officeDocument/2006/customXml" ds:itemID="{CE9ACB6F-0BFE-463E-9224-946164B9D563}">
  <ds:schemaRefs>
    <ds:schemaRef ds:uri="http://schemas.microsoft.com/sharepoint/v3/contenttype/forms"/>
  </ds:schemaRefs>
</ds:datastoreItem>
</file>

<file path=customXml/itemProps3.xml><?xml version="1.0" encoding="utf-8"?>
<ds:datastoreItem xmlns:ds="http://schemas.openxmlformats.org/officeDocument/2006/customXml" ds:itemID="{D5CC438F-3D81-4AEC-8452-97EE6A206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df992-4fd8-45e5-967b-0268b47f24e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24C1E502-1E7E-4EE7-8345-E1AE37EFA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18</Pages>
  <Words>3390</Words>
  <Characters>19323</Characters>
  <Application>Microsoft Office Word</Application>
  <DocSecurity>0</DocSecurity>
  <Lines>161</Lines>
  <Paragraphs>45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Communications Car Monitoring Network ICD</vt:lpstr>
      <vt:lpstr>Communications Car Monitoring Network ICD</vt:lpstr>
    </vt:vector>
  </TitlesOfParts>
  <Company>Microsoft</Company>
  <LinksUpToDate>false</LinksUpToDate>
  <CharactersWithSpaces>22668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Car Monitoring Network ICD</dc:title>
  <dc:creator>relliott</dc:creator>
  <cp:lastModifiedBy>USER</cp:lastModifiedBy>
  <cp:revision>27</cp:revision>
  <cp:lastPrinted>2012-05-18T01:47:00Z</cp:lastPrinted>
  <dcterms:created xsi:type="dcterms:W3CDTF">2012-05-18T01:47:00Z</dcterms:created>
  <dcterms:modified xsi:type="dcterms:W3CDTF">2012-05-18T05:43:00Z</dcterms:modified>
  <cp:contentType>QTC Project 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0x0101001DF9B163EE0D5945B8F9D018778DE2240089210C2D4AB3F24DB72D05B76ADFF6C3</vt:lpwstr>
  </property>
  <property fmtid="{D5CDD505-2E9C-101B-9397-08002B2CF9AE}" pid="3" name="Document Name Extracted">
    <vt:lpwstr>DDN-0432-0091-R03 Communications Car Monitoring Network ICD (Main)</vt:lpwstr>
  </property>
  <property fmtid="{D5CDD505-2E9C-101B-9397-08002B2CF9AE}" pid="4" name="Message">
    <vt:lpwstr> </vt:lpwstr>
  </property>
  <property fmtid="{D5CDD505-2E9C-101B-9397-08002B2CF9AE}" pid="5" name="WorkflowCreationPath">
    <vt:lpwstr>6c9b0f0a-5a1e-4043-9e39-f805e8034259,4;6c9b0f0a-5a1e-4043-9e39-f805e8034259,4;6c9b0f0a-5a1e-4043-9e39-f805e8034259,4;6c9b0f0a-5a1e-4043-9e39-f805e8034259,4;219f2eaf-08f7-4ce5-a40d-fb8e598ccadf,4;219f2eaf-08f7-4ce5-a40d-fb8e598ccadf,4;219f2eaf-08f7-4ce5-a4</vt:lpwstr>
  </property>
  <property fmtid="{D5CDD505-2E9C-101B-9397-08002B2CF9AE}" pid="6" name="Status">
    <vt:lpwstr>Released</vt:lpwstr>
  </property>
</Properties>
</file>